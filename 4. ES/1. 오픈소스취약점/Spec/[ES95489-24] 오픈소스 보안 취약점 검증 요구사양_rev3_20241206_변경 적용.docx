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1F5" w:rsidRPr="002016E2" w:rsidRDefault="00A1243E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" w:author="강성용 책임연구원 차량사이버보안개발팀" w:date="2025-03-26T11:03:00Z"/>
          <w:rFonts w:ascii="굴림" w:eastAsia="굴림" w:hAnsi="굴림"/>
          <w:b/>
          <w:sz w:val="32"/>
          <w:szCs w:val="22"/>
        </w:rPr>
      </w:pPr>
      <w:ins w:id="2" w:author="강성용 책임연구원 차량사이버보안개발팀" w:date="2025-03-26T11:03:00Z">
        <w:r>
          <w:rPr>
            <w:rFonts w:ascii="굴림" w:eastAsia="굴림" w:hAnsi="굴림" w:hint="eastAsia"/>
            <w:b/>
            <w:sz w:val="32"/>
            <w:szCs w:val="22"/>
          </w:rPr>
          <w:t xml:space="preserve"> </w:t>
        </w:r>
        <w:r w:rsidR="00E621F5" w:rsidRPr="002016E2">
          <w:rPr>
            <w:rFonts w:ascii="굴림" w:eastAsia="굴림" w:hAnsi="굴림" w:hint="eastAsia"/>
            <w:b/>
            <w:sz w:val="32"/>
            <w:szCs w:val="22"/>
          </w:rPr>
          <w:t>목적</w:t>
        </w:r>
      </w:ins>
    </w:p>
    <w:p w:rsidR="002016E2" w:rsidRDefault="002016E2" w:rsidP="00E621F5">
      <w:pPr>
        <w:spacing w:line="360" w:lineRule="exact"/>
        <w:ind w:leftChars="327" w:left="719" w:right="284" w:firstLineChars="100" w:firstLine="220"/>
        <w:jc w:val="both"/>
        <w:rPr>
          <w:ins w:id="3" w:author="강성용 책임연구원 차량사이버보안개발팀" w:date="2025-03-26T11:03:00Z"/>
          <w:rFonts w:ascii="굴림" w:eastAsia="굴림" w:hAnsi="굴림"/>
          <w:szCs w:val="22"/>
        </w:rPr>
      </w:pPr>
    </w:p>
    <w:p w:rsidR="00E621F5" w:rsidRDefault="00E621F5" w:rsidP="00E621F5">
      <w:pPr>
        <w:spacing w:line="360" w:lineRule="exact"/>
        <w:ind w:leftChars="327" w:left="719" w:right="284" w:firstLineChars="100" w:firstLine="220"/>
        <w:jc w:val="both"/>
        <w:rPr>
          <w:ins w:id="4" w:author="강성용 책임연구원 차량사이버보안개발팀" w:date="2025-03-26T11:03:00Z"/>
          <w:rFonts w:ascii="굴림" w:eastAsia="굴림" w:hAnsi="굴림"/>
          <w:szCs w:val="22"/>
        </w:rPr>
      </w:pPr>
      <w:ins w:id="5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본 규정은 소프트웨어 개발 과정에서 준수해야 할 당사 오픈소스 소프트웨어(</w:t>
        </w:r>
        <w:r>
          <w:rPr>
            <w:rFonts w:ascii="굴림" w:eastAsia="굴림" w:hAnsi="굴림"/>
            <w:szCs w:val="22"/>
          </w:rPr>
          <w:t>‘OSS’)</w:t>
        </w:r>
        <w:r>
          <w:rPr>
            <w:rFonts w:ascii="굴림" w:eastAsia="굴림" w:hAnsi="굴림" w:hint="eastAsia"/>
            <w:szCs w:val="22"/>
          </w:rPr>
          <w:t xml:space="preserve"> 보안 규정을 명확히 하여, 알려진 보안 취약점으로 인한 위험을 사전에 차단하기 위함에 있다.</w:t>
        </w:r>
      </w:ins>
    </w:p>
    <w:p w:rsidR="00E621F5" w:rsidRDefault="00E621F5" w:rsidP="00E621F5">
      <w:pPr>
        <w:spacing w:line="360" w:lineRule="exact"/>
        <w:ind w:leftChars="327" w:left="719" w:right="284" w:firstLineChars="100" w:firstLine="220"/>
        <w:jc w:val="both"/>
        <w:rPr>
          <w:ins w:id="6" w:author="강성용 책임연구원 차량사이버보안개발팀" w:date="2025-03-26T11:03:00Z"/>
          <w:rFonts w:ascii="굴림" w:eastAsia="굴림" w:hAnsi="굴림"/>
          <w:szCs w:val="22"/>
        </w:rPr>
      </w:pPr>
      <w:ins w:id="7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개발 사양에 소프트웨어가 적용되는 경우,</w:t>
        </w:r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본 스펙에서 규정하고 있는 오픈소스 소프트웨어 보안 규정을 준수해야 한다.</w:t>
        </w:r>
      </w:ins>
    </w:p>
    <w:p w:rsidR="00E621F5" w:rsidRDefault="00E621F5" w:rsidP="00E621F5">
      <w:pPr>
        <w:spacing w:line="360" w:lineRule="exact"/>
        <w:ind w:leftChars="327" w:left="719" w:right="284"/>
        <w:jc w:val="both"/>
        <w:rPr>
          <w:ins w:id="8" w:author="강성용 책임연구원 차량사이버보안개발팀" w:date="2025-03-26T11:03:00Z"/>
          <w:rFonts w:ascii="굴림" w:eastAsia="굴림" w:hAnsi="굴림"/>
          <w:szCs w:val="22"/>
        </w:rPr>
      </w:pPr>
    </w:p>
    <w:p w:rsidR="002016E2" w:rsidRDefault="002016E2" w:rsidP="00E621F5">
      <w:pPr>
        <w:spacing w:line="360" w:lineRule="exact"/>
        <w:ind w:leftChars="327" w:left="719" w:right="284"/>
        <w:jc w:val="both"/>
        <w:rPr>
          <w:ins w:id="9" w:author="강성용 책임연구원 차량사이버보안개발팀" w:date="2025-03-26T11:03:00Z"/>
          <w:rFonts w:ascii="굴림" w:eastAsia="굴림" w:hAnsi="굴림"/>
          <w:szCs w:val="22"/>
        </w:rPr>
      </w:pPr>
    </w:p>
    <w:p w:rsidR="00E621F5" w:rsidRPr="002016E2" w:rsidRDefault="00A1243E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0" w:author="강성용 책임연구원 차량사이버보안개발팀" w:date="2025-03-26T11:03:00Z"/>
          <w:rFonts w:ascii="굴림" w:eastAsia="굴림" w:hAnsi="굴림"/>
          <w:b/>
          <w:sz w:val="32"/>
          <w:szCs w:val="40"/>
        </w:rPr>
      </w:pPr>
      <w:ins w:id="11" w:author="강성용 책임연구원 차량사이버보안개발팀" w:date="2025-03-26T11:03:00Z">
        <w:r>
          <w:rPr>
            <w:rFonts w:ascii="굴림" w:eastAsia="굴림" w:hAnsi="굴림" w:hint="eastAsia"/>
            <w:b/>
            <w:sz w:val="32"/>
            <w:szCs w:val="40"/>
          </w:rPr>
          <w:t xml:space="preserve"> </w:t>
        </w:r>
        <w:r w:rsidR="00E621F5" w:rsidRPr="002016E2">
          <w:rPr>
            <w:rFonts w:ascii="굴림" w:eastAsia="굴림" w:hAnsi="굴림" w:hint="eastAsia"/>
            <w:b/>
            <w:sz w:val="32"/>
            <w:szCs w:val="40"/>
          </w:rPr>
          <w:t>대상 및 범위</w:t>
        </w:r>
      </w:ins>
    </w:p>
    <w:p w:rsidR="002016E2" w:rsidRDefault="002016E2" w:rsidP="00E621F5">
      <w:pPr>
        <w:spacing w:line="360" w:lineRule="exact"/>
        <w:ind w:leftChars="327" w:left="719" w:right="284" w:firstLineChars="100" w:firstLine="220"/>
        <w:jc w:val="both"/>
        <w:rPr>
          <w:ins w:id="12" w:author="강성용 책임연구원 차량사이버보안개발팀" w:date="2025-03-26T11:03:00Z"/>
          <w:rFonts w:ascii="굴림" w:eastAsia="굴림" w:hAnsi="굴림"/>
          <w:szCs w:val="22"/>
        </w:rPr>
      </w:pPr>
    </w:p>
    <w:p w:rsidR="00E621F5" w:rsidRDefault="00E621F5" w:rsidP="00E621F5">
      <w:pPr>
        <w:spacing w:line="360" w:lineRule="exact"/>
        <w:ind w:leftChars="327" w:left="719" w:right="284" w:firstLineChars="100" w:firstLine="220"/>
        <w:jc w:val="both"/>
        <w:rPr>
          <w:ins w:id="13" w:author="강성용 책임연구원 차량사이버보안개발팀" w:date="2025-03-26T11:03:00Z"/>
          <w:rFonts w:ascii="굴림" w:eastAsia="굴림" w:hAnsi="굴림"/>
          <w:szCs w:val="22"/>
        </w:rPr>
      </w:pPr>
      <w:ins w:id="14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본 규정은 소프트웨어 개발 시 오픈소스 소프트웨어를 다운로드, 사용 및 배포하는 당사 및 협력업체의 모든 소프트웨어 산출물을 대상으로 한다.</w:t>
        </w:r>
      </w:ins>
    </w:p>
    <w:p w:rsidR="00E621F5" w:rsidRPr="00556E4C" w:rsidRDefault="00E621F5" w:rsidP="00E621F5">
      <w:pPr>
        <w:spacing w:line="360" w:lineRule="exact"/>
        <w:ind w:leftChars="327" w:left="719" w:right="284" w:firstLineChars="100" w:firstLine="220"/>
        <w:jc w:val="both"/>
        <w:rPr>
          <w:ins w:id="15" w:author="강성용 책임연구원 차량사이버보안개발팀" w:date="2025-03-26T11:03:00Z"/>
          <w:rFonts w:ascii="굴림" w:eastAsia="굴림" w:hAnsi="굴림"/>
          <w:szCs w:val="22"/>
        </w:rPr>
      </w:pPr>
      <w:ins w:id="16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산출물 중 외주 개발 등을 통한 결과물을 포함하는 경우,</w:t>
        </w:r>
        <w:r>
          <w:rPr>
            <w:rFonts w:ascii="굴림" w:eastAsia="굴림" w:hAnsi="굴림"/>
            <w:szCs w:val="22"/>
          </w:rPr>
          <w:t xml:space="preserve"> </w:t>
        </w:r>
        <w:r w:rsidR="001B6623">
          <w:rPr>
            <w:rFonts w:ascii="굴림" w:eastAsia="굴림" w:hAnsi="굴림" w:hint="eastAsia"/>
            <w:szCs w:val="22"/>
          </w:rPr>
          <w:t xml:space="preserve">개발사는 </w:t>
        </w:r>
        <w:r w:rsidR="00F56905">
          <w:rPr>
            <w:rFonts w:ascii="굴림" w:eastAsia="굴림" w:hAnsi="굴림" w:hint="eastAsia"/>
            <w:szCs w:val="22"/>
          </w:rPr>
          <w:t xml:space="preserve">각 개발 부문을 구분할 수 있도록 정리한 소프트웨어 아키텍처를 제공하여야 하며 각 부문의 성적서를 </w:t>
        </w:r>
        <w:r>
          <w:rPr>
            <w:rFonts w:ascii="굴림" w:eastAsia="굴림" w:hAnsi="굴림" w:hint="eastAsia"/>
            <w:szCs w:val="22"/>
          </w:rPr>
          <w:t xml:space="preserve">취합하여 </w:t>
        </w:r>
        <w:r w:rsidR="00F56905">
          <w:rPr>
            <w:rFonts w:ascii="굴림" w:eastAsia="굴림" w:hAnsi="굴림" w:hint="eastAsia"/>
            <w:szCs w:val="22"/>
          </w:rPr>
          <w:t xml:space="preserve">최종 </w:t>
        </w:r>
        <w:r>
          <w:rPr>
            <w:rFonts w:ascii="굴림" w:eastAsia="굴림" w:hAnsi="굴림" w:hint="eastAsia"/>
            <w:szCs w:val="22"/>
          </w:rPr>
          <w:t>성적서를 작성 제출하여야 한다.</w:t>
        </w:r>
      </w:ins>
    </w:p>
    <w:p w:rsidR="00E621F5" w:rsidRPr="00D9422D" w:rsidRDefault="00E621F5" w:rsidP="00E621F5">
      <w:pPr>
        <w:pStyle w:val="afff0"/>
        <w:spacing w:line="360" w:lineRule="exact"/>
        <w:ind w:leftChars="0" w:left="720" w:right="284"/>
        <w:jc w:val="both"/>
        <w:rPr>
          <w:ins w:id="17" w:author="강성용 책임연구원 차량사이버보안개발팀" w:date="2025-03-26T11:03:00Z"/>
          <w:rFonts w:ascii="굴림" w:eastAsia="굴림" w:hAnsi="굴림"/>
          <w:szCs w:val="22"/>
        </w:rPr>
      </w:pPr>
    </w:p>
    <w:p w:rsidR="00E621F5" w:rsidRDefault="00E621F5" w:rsidP="00E621F5">
      <w:pPr>
        <w:pStyle w:val="afff0"/>
        <w:spacing w:line="360" w:lineRule="exact"/>
        <w:ind w:leftChars="0" w:left="720" w:right="284"/>
        <w:jc w:val="both"/>
        <w:rPr>
          <w:ins w:id="18" w:author="Windows 사용자" w:date="2025-03-26T13:23:00Z"/>
          <w:rFonts w:ascii="굴림" w:eastAsia="굴림" w:hAnsi="굴림"/>
          <w:szCs w:val="22"/>
        </w:rPr>
      </w:pPr>
    </w:p>
    <w:p w:rsidR="00B71E65" w:rsidRPr="00D9422D" w:rsidRDefault="00B71E65" w:rsidP="00E621F5">
      <w:pPr>
        <w:pStyle w:val="afff0"/>
        <w:spacing w:line="360" w:lineRule="exact"/>
        <w:ind w:leftChars="0" w:left="720" w:right="284"/>
        <w:jc w:val="both"/>
        <w:rPr>
          <w:ins w:id="19" w:author="강성용 책임연구원 차량사이버보안개발팀" w:date="2025-03-26T11:03:00Z"/>
          <w:rFonts w:ascii="굴림" w:eastAsia="굴림" w:hAnsi="굴림" w:hint="eastAsia"/>
          <w:szCs w:val="22"/>
        </w:rPr>
      </w:pPr>
      <w:bookmarkStart w:id="20" w:name="_GoBack"/>
      <w:bookmarkEnd w:id="20"/>
    </w:p>
    <w:p w:rsidR="00E621F5" w:rsidRPr="00AD1515" w:rsidRDefault="00E621F5" w:rsidP="00E621F5">
      <w:pPr>
        <w:spacing w:line="360" w:lineRule="exact"/>
        <w:ind w:right="284"/>
        <w:jc w:val="both"/>
        <w:rPr>
          <w:ins w:id="21" w:author="강성용 책임연구원 차량사이버보안개발팀" w:date="2025-03-26T11:03:00Z"/>
          <w:rFonts w:ascii="굴림" w:eastAsia="굴림" w:hAnsi="굴림"/>
          <w:szCs w:val="22"/>
        </w:rPr>
      </w:pPr>
    </w:p>
    <w:p w:rsidR="00B71E65" w:rsidRDefault="00E621F5" w:rsidP="00E621F5">
      <w:pPr>
        <w:rPr>
          <w:ins w:id="22" w:author="강성용 책임연구원 차량사이버보안개발팀" w:date="2025-03-26T11:03:00Z"/>
          <w:rFonts w:ascii="굴림" w:eastAsia="굴림" w:hAnsi="굴림" w:hint="eastAsia"/>
          <w:b/>
          <w:szCs w:val="22"/>
        </w:rPr>
      </w:pPr>
      <w:ins w:id="23" w:author="강성용 책임연구원 차량사이버보안개발팀" w:date="2025-03-26T11:03:00Z">
        <w:r>
          <w:rPr>
            <w:rFonts w:ascii="굴림" w:eastAsia="굴림" w:hAnsi="굴림"/>
            <w:b/>
            <w:szCs w:val="22"/>
          </w:rPr>
          <w:br w:type="page"/>
        </w:r>
      </w:ins>
    </w:p>
    <w:p w:rsidR="00505870" w:rsidRDefault="00505870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24" w:author="강성용 책임연구원 차량사이버보안개발팀" w:date="2025-03-26T11:03:00Z"/>
          <w:rFonts w:ascii="굴림" w:eastAsia="굴림" w:hAnsi="굴림"/>
          <w:b/>
          <w:sz w:val="32"/>
          <w:szCs w:val="22"/>
        </w:rPr>
      </w:pPr>
      <w:ins w:id="25" w:author="강성용 책임연구원 차량사이버보안개발팀" w:date="2025-03-26T11:03:00Z">
        <w:r w:rsidRPr="002016E2">
          <w:rPr>
            <w:rFonts w:ascii="굴림" w:eastAsia="굴림" w:hAnsi="굴림"/>
            <w:b/>
            <w:sz w:val="32"/>
            <w:szCs w:val="22"/>
          </w:rPr>
          <w:lastRenderedPageBreak/>
          <w:t xml:space="preserve"> </w:t>
        </w:r>
        <w:r w:rsidRPr="002016E2">
          <w:rPr>
            <w:rFonts w:ascii="굴림" w:eastAsia="굴림" w:hAnsi="굴림" w:hint="eastAsia"/>
            <w:b/>
            <w:sz w:val="32"/>
            <w:szCs w:val="22"/>
          </w:rPr>
          <w:t>용어 정의</w:t>
        </w:r>
      </w:ins>
    </w:p>
    <w:p w:rsidR="002016E2" w:rsidRPr="002016E2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ins w:id="26" w:author="강성용 책임연구원 차량사이버보안개발팀" w:date="2025-03-26T11:03:00Z"/>
          <w:rFonts w:ascii="굴림" w:eastAsia="굴림" w:hAnsi="굴림"/>
          <w:b/>
          <w:sz w:val="32"/>
          <w:szCs w:val="22"/>
        </w:rPr>
      </w:pPr>
    </w:p>
    <w:tbl>
      <w:tblPr>
        <w:tblW w:w="0" w:type="auto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9"/>
        <w:gridCol w:w="7087"/>
      </w:tblGrid>
      <w:tr w:rsidR="00505870" w:rsidRPr="00D164E4" w:rsidTr="00C13CFB">
        <w:trPr>
          <w:trHeight w:val="454"/>
          <w:ins w:id="27" w:author="강성용 책임연구원 차량사이버보안개발팀" w:date="2025-03-26T11:03:00Z"/>
        </w:trPr>
        <w:tc>
          <w:tcPr>
            <w:tcW w:w="2959" w:type="dxa"/>
            <w:shd w:val="clear" w:color="auto" w:fill="D9D9D9"/>
            <w:vAlign w:val="center"/>
          </w:tcPr>
          <w:p w:rsidR="00505870" w:rsidRPr="00D164E4" w:rsidRDefault="00505870" w:rsidP="00C13CFB">
            <w:pPr>
              <w:spacing w:line="264" w:lineRule="auto"/>
              <w:jc w:val="center"/>
              <w:rPr>
                <w:ins w:id="28" w:author="강성용 책임연구원 차량사이버보안개발팀" w:date="2025-03-26T11:03:00Z"/>
                <w:rFonts w:ascii="굴림" w:eastAsia="굴림" w:hAnsi="굴림" w:cs="Arial"/>
                <w:b/>
                <w:szCs w:val="22"/>
                <w:lang w:val="en-GB"/>
              </w:rPr>
            </w:pPr>
            <w:ins w:id="29" w:author="강성용 책임연구원 차량사이버보안개발팀" w:date="2025-03-26T11:03:00Z">
              <w:r>
                <w:rPr>
                  <w:rFonts w:ascii="굴림" w:eastAsia="굴림" w:hAnsi="굴림" w:cs="Arial" w:hint="eastAsia"/>
                  <w:b/>
                  <w:szCs w:val="22"/>
                  <w:lang w:val="en-GB"/>
                </w:rPr>
                <w:t>용어</w:t>
              </w:r>
            </w:ins>
          </w:p>
        </w:tc>
        <w:tc>
          <w:tcPr>
            <w:tcW w:w="7087" w:type="dxa"/>
            <w:shd w:val="clear" w:color="auto" w:fill="D9D9D9"/>
            <w:vAlign w:val="center"/>
          </w:tcPr>
          <w:p w:rsidR="00505870" w:rsidRPr="00D164E4" w:rsidRDefault="00505870" w:rsidP="00C13CFB">
            <w:pPr>
              <w:spacing w:line="264" w:lineRule="auto"/>
              <w:jc w:val="center"/>
              <w:rPr>
                <w:ins w:id="30" w:author="강성용 책임연구원 차량사이버보안개발팀" w:date="2025-03-26T11:03:00Z"/>
                <w:rFonts w:ascii="굴림" w:eastAsia="굴림" w:hAnsi="굴림" w:cs="Arial"/>
                <w:b/>
                <w:szCs w:val="22"/>
                <w:lang w:val="en-GB"/>
              </w:rPr>
            </w:pPr>
            <w:ins w:id="31" w:author="강성용 책임연구원 차량사이버보안개발팀" w:date="2025-03-26T11:03:00Z">
              <w:r>
                <w:rPr>
                  <w:rFonts w:ascii="굴림" w:eastAsia="굴림" w:hAnsi="굴림" w:cs="Arial" w:hint="eastAsia"/>
                  <w:b/>
                  <w:szCs w:val="22"/>
                  <w:lang w:val="en-GB"/>
                </w:rPr>
                <w:t>설명</w:t>
              </w:r>
            </w:ins>
          </w:p>
        </w:tc>
      </w:tr>
      <w:tr w:rsidR="00505870" w:rsidRPr="005214DD" w:rsidTr="00C13CFB">
        <w:trPr>
          <w:trHeight w:val="454"/>
          <w:ins w:id="32" w:author="강성용 책임연구원 차량사이버보안개발팀" w:date="2025-03-26T11:03:00Z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ins w:id="33" w:author="강성용 책임연구원 차량사이버보안개발팀" w:date="2025-03-26T11:03:00Z"/>
                <w:rFonts w:ascii="굴림" w:eastAsia="굴림" w:hAnsi="굴림"/>
                <w:b/>
                <w:sz w:val="20"/>
              </w:rPr>
            </w:pPr>
            <w:ins w:id="34" w:author="강성용 책임연구원 차량사이버보안개발팀" w:date="2025-03-26T11:03:00Z">
              <w:r>
                <w:rPr>
                  <w:rFonts w:ascii="굴림" w:eastAsia="굴림" w:hAnsi="굴림"/>
                  <w:b/>
                  <w:sz w:val="20"/>
                </w:rPr>
                <w:t>OSS</w:t>
              </w:r>
            </w:ins>
          </w:p>
          <w:p w:rsidR="00505870" w:rsidRPr="005214DD" w:rsidRDefault="00186098" w:rsidP="00C13CFB">
            <w:pPr>
              <w:spacing w:line="264" w:lineRule="auto"/>
              <w:jc w:val="center"/>
              <w:rPr>
                <w:ins w:id="35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36" w:author="강성용 책임연구원 차량사이버보안개발팀" w:date="2025-03-26T11:03:00Z">
              <w:r>
                <w:rPr>
                  <w:rFonts w:ascii="굴림" w:eastAsia="굴림" w:hAnsi="굴림"/>
                  <w:sz w:val="20"/>
                </w:rPr>
                <w:t>Open</w:t>
              </w:r>
              <w:r w:rsidR="00206271">
                <w:rPr>
                  <w:rFonts w:ascii="굴림" w:eastAsia="굴림" w:hAnsi="굴림" w:hint="eastAsia"/>
                  <w:sz w:val="20"/>
                </w:rPr>
                <w:t xml:space="preserve"> </w:t>
              </w:r>
              <w:r>
                <w:rPr>
                  <w:rFonts w:ascii="굴림" w:eastAsia="굴림" w:hAnsi="굴림"/>
                  <w:sz w:val="20"/>
                </w:rPr>
                <w:t>Source Software</w:t>
              </w:r>
            </w:ins>
          </w:p>
        </w:tc>
        <w:tc>
          <w:tcPr>
            <w:tcW w:w="7087" w:type="dxa"/>
            <w:shd w:val="clear" w:color="auto" w:fill="auto"/>
            <w:vAlign w:val="center"/>
          </w:tcPr>
          <w:p w:rsidR="00505870" w:rsidRPr="005214DD" w:rsidRDefault="00504BA2" w:rsidP="00504BA2">
            <w:pPr>
              <w:spacing w:line="264" w:lineRule="auto"/>
              <w:jc w:val="both"/>
              <w:rPr>
                <w:ins w:id="37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38" w:author="강성용 책임연구원 차량사이버보안개발팀" w:date="2025-03-26T11:03:00Z">
              <w:r w:rsidRPr="00504BA2">
                <w:rPr>
                  <w:rFonts w:ascii="굴림" w:eastAsia="굴림" w:hAnsi="굴림" w:hint="eastAsia"/>
                  <w:sz w:val="20"/>
                </w:rPr>
                <w:t>해당 소프트웨어 라이선스의 제한사항을 만족한다면, 누구나 사용할 수 있도록 소스코드가 공개된 소프트웨어를 말한다.</w:t>
              </w:r>
            </w:ins>
          </w:p>
        </w:tc>
      </w:tr>
      <w:tr w:rsidR="00505870" w:rsidRPr="005214DD" w:rsidTr="00C13CFB">
        <w:trPr>
          <w:trHeight w:val="454"/>
          <w:ins w:id="39" w:author="강성용 책임연구원 차량사이버보안개발팀" w:date="2025-03-26T11:03:00Z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ins w:id="40" w:author="강성용 책임연구원 차량사이버보안개발팀" w:date="2025-03-26T11:03:00Z"/>
                <w:rFonts w:ascii="굴림" w:eastAsia="굴림" w:hAnsi="굴림"/>
                <w:b/>
                <w:sz w:val="20"/>
              </w:rPr>
            </w:pPr>
            <w:ins w:id="41" w:author="강성용 책임연구원 차량사이버보안개발팀" w:date="2025-03-26T11:03:00Z">
              <w:r>
                <w:rPr>
                  <w:rFonts w:ascii="굴림" w:eastAsia="굴림" w:hAnsi="굴림" w:hint="eastAsia"/>
                  <w:b/>
                  <w:sz w:val="20"/>
                </w:rPr>
                <w:t>보안 취약점</w:t>
              </w:r>
            </w:ins>
          </w:p>
          <w:p w:rsidR="00505870" w:rsidRPr="005214DD" w:rsidRDefault="00186098" w:rsidP="00C13CFB">
            <w:pPr>
              <w:spacing w:line="264" w:lineRule="auto"/>
              <w:jc w:val="center"/>
              <w:rPr>
                <w:ins w:id="42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43" w:author="강성용 책임연구원 차량사이버보안개발팀" w:date="2025-03-26T11:03:00Z">
              <w:r>
                <w:rPr>
                  <w:rFonts w:ascii="굴림" w:eastAsia="굴림" w:hAnsi="굴림"/>
                  <w:sz w:val="20"/>
                </w:rPr>
                <w:t>Vulnerability</w:t>
              </w:r>
            </w:ins>
          </w:p>
        </w:tc>
        <w:tc>
          <w:tcPr>
            <w:tcW w:w="7087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both"/>
              <w:rPr>
                <w:ins w:id="44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45" w:author="강성용 책임연구원 차량사이버보안개발팀" w:date="2025-03-26T11:03:00Z">
              <w:r>
                <w:rPr>
                  <w:rFonts w:ascii="굴림" w:eastAsia="굴림" w:hAnsi="굴림" w:hint="eastAsia"/>
                  <w:sz w:val="20"/>
                </w:rPr>
                <w:t>시스템의 디자인,</w:t>
              </w:r>
              <w:r>
                <w:rPr>
                  <w:rFonts w:ascii="굴림" w:eastAsia="굴림" w:hAnsi="굴림"/>
                  <w:sz w:val="20"/>
                </w:rPr>
                <w:t xml:space="preserve"> </w:t>
              </w:r>
              <w:r>
                <w:rPr>
                  <w:rFonts w:ascii="굴림" w:eastAsia="굴림" w:hAnsi="굴림" w:hint="eastAsia"/>
                  <w:sz w:val="20"/>
                </w:rPr>
                <w:t>구현 또는 작업 그리고 관리에서의 결함이나 약점으로써, 시스템의 보안 정책을 침해하기 위해 공격</w:t>
              </w:r>
              <w:r w:rsidR="0039005C">
                <w:rPr>
                  <w:rFonts w:ascii="굴림" w:eastAsia="굴림" w:hAnsi="굴림" w:hint="eastAsia"/>
                  <w:sz w:val="20"/>
                </w:rPr>
                <w:t xml:space="preserve"> </w:t>
              </w:r>
              <w:r>
                <w:rPr>
                  <w:rFonts w:ascii="굴림" w:eastAsia="굴림" w:hAnsi="굴림" w:hint="eastAsia"/>
                  <w:sz w:val="20"/>
                </w:rPr>
                <w:t>될 수 있는 것을 말한다.</w:t>
              </w:r>
            </w:ins>
          </w:p>
        </w:tc>
      </w:tr>
      <w:tr w:rsidR="00505870" w:rsidRPr="005214DD" w:rsidTr="00C13CFB">
        <w:trPr>
          <w:trHeight w:val="454"/>
          <w:ins w:id="46" w:author="강성용 책임연구원 차량사이버보안개발팀" w:date="2025-03-26T11:03:00Z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0B0CAF" w:rsidP="00C13CFB">
            <w:pPr>
              <w:spacing w:line="264" w:lineRule="auto"/>
              <w:jc w:val="center"/>
              <w:rPr>
                <w:ins w:id="47" w:author="강성용 책임연구원 차량사이버보안개발팀" w:date="2025-03-26T11:03:00Z"/>
                <w:rFonts w:ascii="굴림" w:eastAsia="굴림" w:hAnsi="굴림"/>
                <w:b/>
                <w:sz w:val="20"/>
              </w:rPr>
            </w:pPr>
            <w:ins w:id="48" w:author="강성용 책임연구원 차량사이버보안개발팀" w:date="2025-03-26T11:03:00Z">
              <w:r>
                <w:rPr>
                  <w:rFonts w:ascii="굴림" w:eastAsia="굴림" w:hAnsi="굴림" w:hint="eastAsia"/>
                  <w:b/>
                  <w:sz w:val="20"/>
                </w:rPr>
                <w:t xml:space="preserve">소프트웨어 </w:t>
              </w:r>
              <w:r w:rsidR="00186098">
                <w:rPr>
                  <w:rFonts w:ascii="굴림" w:eastAsia="굴림" w:hAnsi="굴림" w:hint="eastAsia"/>
                  <w:b/>
                  <w:sz w:val="20"/>
                </w:rPr>
                <w:t>라이선스</w:t>
              </w:r>
            </w:ins>
          </w:p>
          <w:p w:rsidR="00505870" w:rsidRPr="005214DD" w:rsidRDefault="000B0CAF" w:rsidP="00C13CFB">
            <w:pPr>
              <w:spacing w:line="264" w:lineRule="auto"/>
              <w:jc w:val="center"/>
              <w:rPr>
                <w:ins w:id="49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50" w:author="강성용 책임연구원 차량사이버보안개발팀" w:date="2025-03-26T11:03:00Z">
              <w:r>
                <w:rPr>
                  <w:rFonts w:ascii="굴림" w:eastAsia="굴림" w:hAnsi="굴림"/>
                  <w:sz w:val="20"/>
                </w:rPr>
                <w:t xml:space="preserve">Software </w:t>
              </w:r>
              <w:r w:rsidR="00186098">
                <w:rPr>
                  <w:rFonts w:ascii="굴림" w:eastAsia="굴림" w:hAnsi="굴림" w:hint="eastAsia"/>
                  <w:sz w:val="20"/>
                </w:rPr>
                <w:t>L</w:t>
              </w:r>
              <w:r w:rsidR="00186098">
                <w:rPr>
                  <w:rFonts w:ascii="굴림" w:eastAsia="굴림" w:hAnsi="굴림"/>
                  <w:sz w:val="20"/>
                </w:rPr>
                <w:t>icense</w:t>
              </w:r>
            </w:ins>
          </w:p>
        </w:tc>
        <w:tc>
          <w:tcPr>
            <w:tcW w:w="7087" w:type="dxa"/>
            <w:shd w:val="clear" w:color="auto" w:fill="auto"/>
            <w:vAlign w:val="center"/>
          </w:tcPr>
          <w:p w:rsidR="00505870" w:rsidRPr="005214DD" w:rsidRDefault="000B0CAF" w:rsidP="000B0CAF">
            <w:pPr>
              <w:spacing w:line="264" w:lineRule="auto"/>
              <w:jc w:val="both"/>
              <w:rPr>
                <w:ins w:id="51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52" w:author="강성용 책임연구원 차량사이버보안개발팀" w:date="2025-03-26T11:03:00Z">
              <w:r>
                <w:rPr>
                  <w:rFonts w:ascii="굴림" w:eastAsia="굴림" w:hAnsi="굴림" w:hint="eastAsia"/>
                  <w:sz w:val="20"/>
                </w:rPr>
                <w:t>소프트웨어를 사용할 수 있는 권한 또는 사용을 허가한다는 내용을 담은 문서 따위를 말한다.</w:t>
              </w:r>
            </w:ins>
          </w:p>
        </w:tc>
      </w:tr>
      <w:tr w:rsidR="00505870" w:rsidRPr="005214DD" w:rsidTr="00C13CFB">
        <w:trPr>
          <w:trHeight w:val="454"/>
          <w:ins w:id="53" w:author="강성용 책임연구원 차량사이버보안개발팀" w:date="2025-03-26T11:03:00Z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ins w:id="54" w:author="강성용 책임연구원 차량사이버보안개발팀" w:date="2025-03-26T11:03:00Z"/>
                <w:rFonts w:ascii="굴림" w:eastAsia="굴림" w:hAnsi="굴림"/>
                <w:b/>
                <w:sz w:val="20"/>
              </w:rPr>
            </w:pPr>
            <w:ins w:id="55" w:author="강성용 책임연구원 차량사이버보안개발팀" w:date="2025-03-26T11:03:00Z">
              <w:r>
                <w:rPr>
                  <w:rFonts w:ascii="굴림" w:eastAsia="굴림" w:hAnsi="굴림"/>
                  <w:b/>
                  <w:sz w:val="20"/>
                </w:rPr>
                <w:t>CVE</w:t>
              </w:r>
            </w:ins>
          </w:p>
          <w:p w:rsidR="00505870" w:rsidRPr="005214DD" w:rsidRDefault="00186098" w:rsidP="00C13CFB">
            <w:pPr>
              <w:spacing w:line="264" w:lineRule="auto"/>
              <w:jc w:val="center"/>
              <w:rPr>
                <w:ins w:id="56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57" w:author="강성용 책임연구원 차량사이버보안개발팀" w:date="2025-03-26T11:03:00Z">
              <w:r>
                <w:rPr>
                  <w:rFonts w:ascii="굴림" w:eastAsia="굴림" w:hAnsi="굴림"/>
                  <w:sz w:val="20"/>
                </w:rPr>
                <w:t>Common Vulnerabilities and Exposures</w:t>
              </w:r>
            </w:ins>
          </w:p>
        </w:tc>
        <w:tc>
          <w:tcPr>
            <w:tcW w:w="7087" w:type="dxa"/>
            <w:shd w:val="clear" w:color="auto" w:fill="auto"/>
            <w:vAlign w:val="center"/>
          </w:tcPr>
          <w:p w:rsidR="00186098" w:rsidRPr="00186098" w:rsidRDefault="00186098" w:rsidP="00C13CFB">
            <w:pPr>
              <w:spacing w:line="264" w:lineRule="auto"/>
              <w:jc w:val="both"/>
              <w:rPr>
                <w:ins w:id="58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59" w:author="강성용 책임연구원 차량사이버보안개발팀" w:date="2025-03-26T11:03:00Z">
              <w:r>
                <w:rPr>
                  <w:rFonts w:ascii="굴림" w:eastAsia="굴림" w:hAnsi="굴림" w:hint="eastAsia"/>
                  <w:sz w:val="20"/>
                </w:rPr>
                <w:t xml:space="preserve">미국 연방 정부의 후원을 받는 비영리 연구개발 기관인 </w:t>
              </w:r>
              <w:r>
                <w:rPr>
                  <w:rFonts w:ascii="굴림" w:eastAsia="굴림" w:hAnsi="굴림"/>
                  <w:sz w:val="20"/>
                </w:rPr>
                <w:t>MITRE</w:t>
              </w:r>
              <w:r>
                <w:rPr>
                  <w:rFonts w:ascii="굴림" w:eastAsia="굴림" w:hAnsi="굴림" w:hint="eastAsia"/>
                  <w:sz w:val="20"/>
                </w:rPr>
                <w:t>가 소프트웨어와 펌웨어의 취약점들을 파악하고 분류해, 기업과 기관이 보안 강화에 사용할 수 있는 무료 코드를 만들기 위해 시작한 프로그램이다.</w:t>
              </w:r>
            </w:ins>
          </w:p>
        </w:tc>
      </w:tr>
      <w:tr w:rsidR="00505870" w:rsidRPr="005214DD" w:rsidTr="00C13CFB">
        <w:trPr>
          <w:trHeight w:val="454"/>
          <w:ins w:id="60" w:author="강성용 책임연구원 차량사이버보안개발팀" w:date="2025-03-26T11:03:00Z"/>
        </w:trPr>
        <w:tc>
          <w:tcPr>
            <w:tcW w:w="2959" w:type="dxa"/>
            <w:shd w:val="clear" w:color="auto" w:fill="auto"/>
            <w:vAlign w:val="center"/>
          </w:tcPr>
          <w:p w:rsidR="00505870" w:rsidRPr="005214DD" w:rsidRDefault="00186098" w:rsidP="00C13CFB">
            <w:pPr>
              <w:spacing w:line="264" w:lineRule="auto"/>
              <w:jc w:val="center"/>
              <w:rPr>
                <w:ins w:id="61" w:author="강성용 책임연구원 차량사이버보안개발팀" w:date="2025-03-26T11:03:00Z"/>
                <w:rFonts w:ascii="굴림" w:eastAsia="굴림" w:hAnsi="굴림"/>
                <w:b/>
                <w:sz w:val="20"/>
              </w:rPr>
            </w:pPr>
            <w:ins w:id="62" w:author="강성용 책임연구원 차량사이버보안개발팀" w:date="2025-03-26T11:03:00Z">
              <w:r>
                <w:rPr>
                  <w:rFonts w:ascii="굴림" w:eastAsia="굴림" w:hAnsi="굴림"/>
                  <w:b/>
                  <w:sz w:val="20"/>
                </w:rPr>
                <w:t>CVSS</w:t>
              </w:r>
            </w:ins>
          </w:p>
          <w:p w:rsidR="00505870" w:rsidRPr="005214DD" w:rsidRDefault="00186098" w:rsidP="00C13CFB">
            <w:pPr>
              <w:spacing w:line="264" w:lineRule="auto"/>
              <w:jc w:val="center"/>
              <w:rPr>
                <w:ins w:id="63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64" w:author="강성용 책임연구원 차량사이버보안개발팀" w:date="2025-03-26T11:03:00Z">
              <w:r>
                <w:rPr>
                  <w:rFonts w:ascii="굴림" w:eastAsia="굴림" w:hAnsi="굴림"/>
                  <w:sz w:val="20"/>
                </w:rPr>
                <w:t>Common Vulnerability Scoring System</w:t>
              </w:r>
            </w:ins>
          </w:p>
        </w:tc>
        <w:tc>
          <w:tcPr>
            <w:tcW w:w="7087" w:type="dxa"/>
            <w:shd w:val="clear" w:color="auto" w:fill="auto"/>
            <w:vAlign w:val="center"/>
          </w:tcPr>
          <w:p w:rsidR="006117FF" w:rsidRPr="005214DD" w:rsidRDefault="00CB6257" w:rsidP="00C13CFB">
            <w:pPr>
              <w:spacing w:line="264" w:lineRule="auto"/>
              <w:jc w:val="both"/>
              <w:rPr>
                <w:ins w:id="65" w:author="강성용 책임연구원 차량사이버보안개발팀" w:date="2025-03-26T11:03:00Z"/>
                <w:rFonts w:ascii="굴림" w:eastAsia="굴림" w:hAnsi="굴림"/>
                <w:sz w:val="20"/>
              </w:rPr>
            </w:pPr>
            <w:ins w:id="66" w:author="강성용 책임연구원 차량사이버보안개발팀" w:date="2025-03-26T11:03:00Z">
              <w:r>
                <w:rPr>
                  <w:rFonts w:ascii="굴림" w:eastAsia="굴림" w:hAnsi="굴림" w:hint="eastAsia"/>
                  <w:sz w:val="20"/>
                </w:rPr>
                <w:t>사이버 보안 취약점의 심각도를 평가하고 점수화하는 표준 방법이다.</w:t>
              </w:r>
            </w:ins>
          </w:p>
        </w:tc>
      </w:tr>
    </w:tbl>
    <w:p w:rsidR="00505870" w:rsidRDefault="00505870" w:rsidP="00505870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ins w:id="67" w:author="강성용 책임연구원 차량사이버보안개발팀" w:date="2025-03-26T11:03:00Z"/>
          <w:rFonts w:ascii="굴림" w:eastAsia="굴림" w:hAnsi="굴림"/>
          <w:b/>
          <w:szCs w:val="22"/>
        </w:rPr>
      </w:pPr>
    </w:p>
    <w:p w:rsidR="00E621F5" w:rsidRPr="002016E2" w:rsidRDefault="00505870" w:rsidP="00C13CFB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68" w:author="강성용 책임연구원 차량사이버보안개발팀" w:date="2025-03-26T11:03:00Z"/>
          <w:rFonts w:ascii="굴림" w:eastAsia="굴림" w:hAnsi="굴림"/>
          <w:b/>
          <w:szCs w:val="22"/>
        </w:rPr>
      </w:pPr>
      <w:ins w:id="69" w:author="강성용 책임연구원 차량사이버보안개발팀" w:date="2025-03-26T11:03:00Z">
        <w:r w:rsidRPr="00A1243E">
          <w:rPr>
            <w:rFonts w:ascii="굴림" w:eastAsia="굴림" w:hAnsi="굴림"/>
            <w:b/>
            <w:sz w:val="32"/>
            <w:szCs w:val="22"/>
          </w:rPr>
          <w:br w:type="page"/>
        </w:r>
        <w:r w:rsidR="00A1243E" w:rsidRPr="00A1243E">
          <w:rPr>
            <w:rFonts w:ascii="굴림" w:eastAsia="굴림" w:hAnsi="굴림"/>
            <w:b/>
            <w:sz w:val="32"/>
            <w:szCs w:val="22"/>
          </w:rPr>
          <w:lastRenderedPageBreak/>
          <w:t xml:space="preserve"> </w:t>
        </w:r>
        <w:r w:rsidR="00E621F5" w:rsidRPr="002016E2">
          <w:rPr>
            <w:rFonts w:ascii="굴림" w:eastAsia="굴림" w:hAnsi="굴림" w:hint="eastAsia"/>
            <w:b/>
            <w:sz w:val="32"/>
            <w:szCs w:val="22"/>
          </w:rPr>
          <w:t>규정 및 정책</w:t>
        </w:r>
      </w:ins>
    </w:p>
    <w:p w:rsidR="002016E2" w:rsidRPr="00505870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ins w:id="70" w:author="강성용 책임연구원 차량사이버보안개발팀" w:date="2025-03-26T11:03:00Z"/>
          <w:rFonts w:ascii="굴림" w:eastAsia="굴림" w:hAnsi="굴림"/>
          <w:b/>
          <w:szCs w:val="22"/>
        </w:rPr>
      </w:pPr>
    </w:p>
    <w:p w:rsidR="00E621F5" w:rsidRDefault="00A1243E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left="1276" w:right="284" w:hanging="475"/>
        <w:jc w:val="both"/>
        <w:textAlignment w:val="baseline"/>
        <w:rPr>
          <w:ins w:id="71" w:author="강성용 책임연구원 차량사이버보안개발팀" w:date="2025-03-26T11:03:00Z"/>
          <w:rFonts w:ascii="굴림" w:eastAsia="굴림" w:hAnsi="굴림"/>
          <w:szCs w:val="22"/>
        </w:rPr>
      </w:pPr>
      <w:ins w:id="72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E621F5" w:rsidRPr="007C0F03">
          <w:rPr>
            <w:rFonts w:ascii="굴림" w:eastAsia="굴림" w:hAnsi="굴림" w:hint="eastAsia"/>
            <w:szCs w:val="22"/>
          </w:rPr>
          <w:t>오픈소스 버전 선정 기준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ins w:id="73" w:author="강성용 책임연구원 차량사이버보안개발팀" w:date="2025-03-26T11:03:00Z"/>
          <w:rFonts w:ascii="굴림" w:eastAsia="굴림" w:hAnsi="굴림"/>
          <w:szCs w:val="22"/>
        </w:rPr>
      </w:pPr>
      <w:ins w:id="74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모든 오픈소스 소프트웨어는 개발이 시작되는 시점 기준으로 최신버전을 사용하는 것을 원칙으로 한다.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ins w:id="75" w:author="강성용 책임연구원 차량사이버보안개발팀" w:date="2025-03-26T11:03:00Z"/>
          <w:rFonts w:ascii="굴림" w:eastAsia="굴림" w:hAnsi="굴림"/>
          <w:szCs w:val="22"/>
        </w:rPr>
      </w:pPr>
      <w:ins w:id="76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개발 과정에서 오픈소스 취약점이 발견된 경우 해당 취약점에 대한 대응방안이 적용된 최신버전을 사용하는 것을 원칙으로 한다.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ins w:id="77" w:author="강성용 책임연구원 차량사이버보안개발팀" w:date="2025-03-26T11:03:00Z"/>
          <w:rFonts w:ascii="굴림" w:eastAsia="굴림" w:hAnsi="굴림"/>
          <w:szCs w:val="22"/>
        </w:rPr>
      </w:pPr>
      <w:ins w:id="78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라이선스 이슈,</w:t>
        </w:r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수정 개발 공수 과다 등의 사유로 최신버전 적용이 불가한 경우,</w:t>
        </w:r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보안 패치 적용으로 대신할 수 있</w:t>
        </w:r>
        <w:r w:rsidR="005940BB">
          <w:rPr>
            <w:rFonts w:ascii="굴림" w:eastAsia="굴림" w:hAnsi="굴림" w:hint="eastAsia"/>
            <w:szCs w:val="22"/>
          </w:rPr>
          <w:t>다.</w:t>
        </w:r>
      </w:ins>
    </w:p>
    <w:p w:rsidR="00E621F5" w:rsidRPr="000342E4" w:rsidRDefault="00E621F5" w:rsidP="00E621F5">
      <w:pPr>
        <w:pStyle w:val="afff0"/>
        <w:spacing w:line="360" w:lineRule="exact"/>
        <w:ind w:leftChars="0" w:left="1418" w:right="284"/>
        <w:jc w:val="both"/>
        <w:rPr>
          <w:ins w:id="79" w:author="강성용 책임연구원 차량사이버보안개발팀" w:date="2025-03-26T11:03:00Z"/>
          <w:rFonts w:ascii="굴림" w:eastAsia="굴림" w:hAnsi="굴림"/>
          <w:szCs w:val="22"/>
        </w:rPr>
      </w:pPr>
    </w:p>
    <w:p w:rsidR="00E621F5" w:rsidRDefault="00A1243E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left="1276" w:right="284" w:hanging="471"/>
        <w:jc w:val="both"/>
        <w:textAlignment w:val="baseline"/>
        <w:rPr>
          <w:ins w:id="80" w:author="강성용 책임연구원 차량사이버보안개발팀" w:date="2025-03-26T11:03:00Z"/>
          <w:rFonts w:ascii="굴림" w:eastAsia="굴림" w:hAnsi="굴림"/>
          <w:szCs w:val="22"/>
        </w:rPr>
      </w:pPr>
      <w:ins w:id="81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E621F5">
          <w:rPr>
            <w:rFonts w:ascii="굴림" w:eastAsia="굴림" w:hAnsi="굴림" w:hint="eastAsia"/>
            <w:szCs w:val="22"/>
          </w:rPr>
          <w:t>검증 도구 선정 기준</w:t>
        </w:r>
      </w:ins>
    </w:p>
    <w:p w:rsidR="00B0020D" w:rsidRPr="00B0020D" w:rsidRDefault="00E621F5" w:rsidP="00B0020D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418" w:right="284" w:hanging="284"/>
        <w:jc w:val="both"/>
        <w:textAlignment w:val="baseline"/>
        <w:rPr>
          <w:ins w:id="82" w:author="강성용 책임연구원 차량사이버보안개발팀" w:date="2025-03-26T11:03:00Z"/>
          <w:rFonts w:ascii="굴림" w:eastAsia="굴림" w:hAnsi="굴림"/>
          <w:szCs w:val="22"/>
        </w:rPr>
      </w:pPr>
      <w:ins w:id="83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오픈소스 보안 검증 도구는 하기의 성능이 보증되어야 </w:t>
        </w:r>
        <w:r w:rsidR="00F56905">
          <w:rPr>
            <w:rFonts w:ascii="굴림" w:eastAsia="굴림" w:hAnsi="굴림" w:hint="eastAsia"/>
            <w:szCs w:val="22"/>
          </w:rPr>
          <w:t>하며, 도구 Pool에 포함된 도구에 한해 사용될 수 있다.</w:t>
        </w:r>
        <w:r w:rsidR="00457456">
          <w:rPr>
            <w:rFonts w:ascii="굴림" w:eastAsia="굴림" w:hAnsi="굴림" w:hint="eastAsia"/>
            <w:szCs w:val="22"/>
          </w:rPr>
          <w:t xml:space="preserve"> 오픈소스 보안 검증 도구 Pool 리스트는 수시로 업데이트 될 수 있으며, 상세 사항은 차량보안정보관리시스템(aSIMS)를 통해 게재한다.</w:t>
        </w:r>
      </w:ins>
    </w:p>
    <w:p w:rsidR="002016E2" w:rsidRDefault="002016E2" w:rsidP="002016E2">
      <w:pPr>
        <w:pStyle w:val="afff0"/>
        <w:widowControl w:val="0"/>
        <w:autoSpaceDE/>
        <w:autoSpaceDN/>
        <w:adjustRightInd w:val="0"/>
        <w:snapToGrid w:val="0"/>
        <w:spacing w:line="360" w:lineRule="exact"/>
        <w:ind w:leftChars="0" w:left="1418" w:right="284"/>
        <w:jc w:val="both"/>
        <w:textAlignment w:val="baseline"/>
        <w:rPr>
          <w:ins w:id="84" w:author="강성용 책임연구원 차량사이버보안개발팀" w:date="2025-03-26T11:03:00Z"/>
          <w:rFonts w:ascii="굴림" w:eastAsia="굴림" w:hAnsi="굴림"/>
          <w:szCs w:val="22"/>
        </w:rPr>
      </w:pPr>
    </w:p>
    <w:tbl>
      <w:tblPr>
        <w:tblW w:w="0" w:type="auto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7"/>
        <w:gridCol w:w="6616"/>
      </w:tblGrid>
      <w:tr w:rsidR="00E621F5" w:rsidRPr="00BB65A1" w:rsidTr="00BB65A1">
        <w:trPr>
          <w:trHeight w:val="367"/>
          <w:ins w:id="85" w:author="강성용 책임연구원 차량사이버보안개발팀" w:date="2025-03-26T11:03:00Z"/>
        </w:trPr>
        <w:tc>
          <w:tcPr>
            <w:tcW w:w="2601" w:type="dxa"/>
            <w:shd w:val="clear" w:color="auto" w:fill="BFBFBF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center"/>
              <w:rPr>
                <w:ins w:id="86" w:author="강성용 책임연구원 차량사이버보안개발팀" w:date="2025-03-26T11:03:00Z"/>
                <w:rFonts w:ascii="굴림" w:eastAsia="굴림" w:hAnsi="굴림"/>
                <w:b/>
                <w:szCs w:val="22"/>
              </w:rPr>
            </w:pPr>
            <w:ins w:id="87" w:author="강성용 책임연구원 차량사이버보안개발팀" w:date="2025-03-26T11:03:00Z">
              <w:r w:rsidRPr="00BB65A1">
                <w:rPr>
                  <w:rFonts w:ascii="굴림" w:eastAsia="굴림" w:hAnsi="굴림" w:hint="eastAsia"/>
                  <w:b/>
                  <w:szCs w:val="22"/>
                </w:rPr>
                <w:t>검증 도구 필수 요건</w:t>
              </w:r>
            </w:ins>
          </w:p>
        </w:tc>
        <w:tc>
          <w:tcPr>
            <w:tcW w:w="6663" w:type="dxa"/>
            <w:shd w:val="clear" w:color="auto" w:fill="BFBFBF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center"/>
              <w:rPr>
                <w:ins w:id="88" w:author="강성용 책임연구원 차량사이버보안개발팀" w:date="2025-03-26T11:03:00Z"/>
                <w:rFonts w:ascii="굴림" w:eastAsia="굴림" w:hAnsi="굴림"/>
                <w:b/>
                <w:szCs w:val="22"/>
              </w:rPr>
            </w:pPr>
            <w:ins w:id="89" w:author="강성용 책임연구원 차량사이버보안개발팀" w:date="2025-03-26T11:03:00Z">
              <w:r w:rsidRPr="00BB65A1">
                <w:rPr>
                  <w:rFonts w:ascii="굴림" w:eastAsia="굴림" w:hAnsi="굴림" w:hint="eastAsia"/>
                  <w:b/>
                  <w:szCs w:val="22"/>
                </w:rPr>
                <w:t>상세 설명</w:t>
              </w:r>
            </w:ins>
          </w:p>
        </w:tc>
      </w:tr>
      <w:tr w:rsidR="00E621F5" w:rsidRPr="00BB65A1" w:rsidTr="00BB65A1">
        <w:trPr>
          <w:trHeight w:val="351"/>
          <w:ins w:id="90" w:author="강성용 책임연구원 차량사이버보안개발팀" w:date="2025-03-26T11:03:00Z"/>
        </w:trPr>
        <w:tc>
          <w:tcPr>
            <w:tcW w:w="2601" w:type="dxa"/>
            <w:shd w:val="clear" w:color="auto" w:fill="F2F2F2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ins w:id="91" w:author="강성용 책임연구원 차량사이버보안개발팀" w:date="2025-03-26T11:03:00Z"/>
                <w:rFonts w:ascii="굴림" w:eastAsia="굴림" w:hAnsi="굴림"/>
                <w:szCs w:val="22"/>
              </w:rPr>
            </w:pPr>
            <w:ins w:id="92" w:author="강성용 책임연구원 차량사이버보안개발팀" w:date="2025-03-26T11:03:00Z">
              <w:r w:rsidRPr="00BB65A1">
                <w:rPr>
                  <w:rFonts w:ascii="굴림" w:eastAsia="굴림" w:hAnsi="굴림" w:hint="eastAsia"/>
                  <w:szCs w:val="22"/>
                </w:rPr>
                <w:t>패턴 분석 기능</w:t>
              </w:r>
            </w:ins>
          </w:p>
        </w:tc>
        <w:tc>
          <w:tcPr>
            <w:tcW w:w="6663" w:type="dxa"/>
            <w:shd w:val="clear" w:color="auto" w:fill="auto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ins w:id="93" w:author="강성용 책임연구원 차량사이버보안개발팀" w:date="2025-03-26T11:03:00Z"/>
                <w:rFonts w:ascii="굴림" w:eastAsia="굴림" w:hAnsi="굴림"/>
                <w:szCs w:val="22"/>
              </w:rPr>
            </w:pPr>
            <w:ins w:id="94" w:author="강성용 책임연구원 차량사이버보안개발팀" w:date="2025-03-26T11:03:00Z">
              <w:r w:rsidRPr="00BB65A1">
                <w:rPr>
                  <w:rFonts w:ascii="굴림" w:eastAsia="굴림" w:hAnsi="굴림" w:hint="eastAsia"/>
                  <w:szCs w:val="22"/>
                </w:rPr>
                <w:t>라이선스 주석을 지우더라도,</w:t>
              </w:r>
              <w:r w:rsidRPr="00BB65A1">
                <w:rPr>
                  <w:rFonts w:ascii="굴림" w:eastAsia="굴림" w:hAnsi="굴림"/>
                  <w:szCs w:val="22"/>
                </w:rPr>
                <w:t xml:space="preserve"> </w:t>
              </w:r>
              <w:r w:rsidRPr="00BB65A1">
                <w:rPr>
                  <w:rFonts w:ascii="굴림" w:eastAsia="굴림" w:hAnsi="굴림" w:hint="eastAsia"/>
                  <w:szCs w:val="22"/>
                </w:rPr>
                <w:t>코드 패턴 분석을 통해서 오픈소스를 검출할 수 있는 기능을 포함할 것.</w:t>
              </w:r>
              <w:r w:rsidRPr="00BB65A1">
                <w:rPr>
                  <w:rFonts w:ascii="굴림" w:eastAsia="굴림" w:hAnsi="굴림"/>
                  <w:szCs w:val="22"/>
                </w:rPr>
                <w:t xml:space="preserve"> </w:t>
              </w:r>
              <w:r w:rsidRPr="00BB65A1">
                <w:rPr>
                  <w:rFonts w:ascii="굴림" w:eastAsia="굴림" w:hAnsi="굴림" w:hint="eastAsia"/>
                  <w:szCs w:val="22"/>
                </w:rPr>
                <w:t>해당 기능이 없는 경우(저작권 문구 등이 포함된 주석 정보로만 오픈소스를 검출하는 도구)</w:t>
              </w:r>
              <w:r w:rsidRPr="00BB65A1">
                <w:rPr>
                  <w:rFonts w:ascii="굴림" w:eastAsia="굴림" w:hAnsi="굴림"/>
                  <w:szCs w:val="22"/>
                </w:rPr>
                <w:t xml:space="preserve"> </w:t>
              </w:r>
              <w:r w:rsidRPr="00BB65A1">
                <w:rPr>
                  <w:rFonts w:ascii="굴림" w:eastAsia="굴림" w:hAnsi="굴림" w:hint="eastAsia"/>
                  <w:szCs w:val="22"/>
                </w:rPr>
                <w:t>사용 가능한 도구에서 제외한다.</w:t>
              </w:r>
            </w:ins>
          </w:p>
        </w:tc>
      </w:tr>
      <w:tr w:rsidR="00E621F5" w:rsidRPr="00BB65A1" w:rsidTr="00BB65A1">
        <w:trPr>
          <w:trHeight w:val="367"/>
          <w:ins w:id="95" w:author="강성용 책임연구원 차량사이버보안개발팀" w:date="2025-03-26T11:03:00Z"/>
        </w:trPr>
        <w:tc>
          <w:tcPr>
            <w:tcW w:w="2601" w:type="dxa"/>
            <w:shd w:val="clear" w:color="auto" w:fill="F2F2F2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ins w:id="96" w:author="강성용 책임연구원 차량사이버보안개발팀" w:date="2025-03-26T11:03:00Z"/>
                <w:rFonts w:ascii="굴림" w:eastAsia="굴림" w:hAnsi="굴림"/>
                <w:szCs w:val="22"/>
              </w:rPr>
            </w:pPr>
            <w:ins w:id="97" w:author="강성용 책임연구원 차량사이버보안개발팀" w:date="2025-03-26T11:03:00Z">
              <w:r w:rsidRPr="00BB65A1">
                <w:rPr>
                  <w:rFonts w:ascii="굴림" w:eastAsia="굴림" w:hAnsi="굴림" w:hint="eastAsia"/>
                  <w:szCs w:val="22"/>
                </w:rPr>
                <w:t>CVE</w:t>
              </w:r>
              <w:r w:rsidRPr="00BB65A1">
                <w:rPr>
                  <w:rFonts w:ascii="굴림" w:eastAsia="굴림" w:hAnsi="굴림"/>
                  <w:szCs w:val="22"/>
                </w:rPr>
                <w:t xml:space="preserve"> </w:t>
              </w:r>
              <w:r w:rsidRPr="00BB65A1">
                <w:rPr>
                  <w:rFonts w:ascii="굴림" w:eastAsia="굴림" w:hAnsi="굴림" w:hint="eastAsia"/>
                  <w:szCs w:val="22"/>
                </w:rPr>
                <w:t>검출 기능</w:t>
              </w:r>
            </w:ins>
          </w:p>
        </w:tc>
        <w:tc>
          <w:tcPr>
            <w:tcW w:w="6663" w:type="dxa"/>
            <w:shd w:val="clear" w:color="auto" w:fill="auto"/>
          </w:tcPr>
          <w:p w:rsidR="00E621F5" w:rsidRPr="00BB65A1" w:rsidRDefault="00E621F5" w:rsidP="00BB65A1">
            <w:pPr>
              <w:widowControl w:val="0"/>
              <w:wordWrap w:val="0"/>
              <w:spacing w:line="360" w:lineRule="exact"/>
              <w:ind w:right="284"/>
              <w:jc w:val="both"/>
              <w:rPr>
                <w:ins w:id="98" w:author="강성용 책임연구원 차량사이버보안개발팀" w:date="2025-03-26T11:03:00Z"/>
                <w:rFonts w:ascii="굴림" w:eastAsia="굴림" w:hAnsi="굴림"/>
                <w:szCs w:val="22"/>
              </w:rPr>
            </w:pPr>
            <w:ins w:id="99" w:author="강성용 책임연구원 차량사이버보안개발팀" w:date="2025-03-26T11:03:00Z">
              <w:r w:rsidRPr="00BB65A1">
                <w:rPr>
                  <w:rFonts w:ascii="굴림" w:eastAsia="굴림" w:hAnsi="굴림" w:hint="eastAsia"/>
                  <w:szCs w:val="22"/>
                </w:rPr>
                <w:t>검</w:t>
              </w:r>
              <w:r w:rsidR="00D75CC6">
                <w:rPr>
                  <w:rFonts w:ascii="굴림" w:eastAsia="굴림" w:hAnsi="굴림" w:hint="eastAsia"/>
                  <w:szCs w:val="22"/>
                </w:rPr>
                <w:t>증</w:t>
              </w:r>
              <w:r w:rsidRPr="00BB65A1">
                <w:rPr>
                  <w:rFonts w:ascii="굴림" w:eastAsia="굴림" w:hAnsi="굴림" w:hint="eastAsia"/>
                  <w:szCs w:val="22"/>
                </w:rPr>
                <w:t xml:space="preserve"> 도구는 </w:t>
              </w:r>
              <w:r w:rsidRPr="00BB65A1">
                <w:rPr>
                  <w:rFonts w:ascii="굴림" w:eastAsia="굴림" w:hAnsi="굴림"/>
                  <w:szCs w:val="22"/>
                </w:rPr>
                <w:t>CVE</w:t>
              </w:r>
              <w:r w:rsidRPr="00BB65A1">
                <w:rPr>
                  <w:rFonts w:ascii="굴림" w:eastAsia="굴림" w:hAnsi="굴림" w:hint="eastAsia"/>
                  <w:szCs w:val="22"/>
                </w:rPr>
                <w:t>를 통해 공개된 취약점을 검출할 수 있어야 하며,</w:t>
              </w:r>
              <w:r w:rsidRPr="00BB65A1">
                <w:rPr>
                  <w:rFonts w:ascii="굴림" w:eastAsia="굴림" w:hAnsi="굴림"/>
                  <w:szCs w:val="22"/>
                </w:rPr>
                <w:t xml:space="preserve"> 과거</w:t>
              </w:r>
              <w:r w:rsidRPr="00BB65A1">
                <w:rPr>
                  <w:rFonts w:ascii="굴림" w:eastAsia="굴림" w:hAnsi="굴림" w:hint="eastAsia"/>
                  <w:szCs w:val="22"/>
                </w:rPr>
                <w:t xml:space="preserve"> 및 최신까지 공개된 취약점이 모두 검출 가능해야 한다.</w:t>
              </w:r>
            </w:ins>
          </w:p>
          <w:p w:rsidR="00E621F5" w:rsidRPr="00BB65A1" w:rsidRDefault="00E621F5" w:rsidP="00BB65A1">
            <w:pPr>
              <w:pStyle w:val="afff0"/>
              <w:widowControl w:val="0"/>
              <w:numPr>
                <w:ilvl w:val="0"/>
                <w:numId w:val="44"/>
              </w:numPr>
              <w:wordWrap w:val="0"/>
              <w:autoSpaceDE/>
              <w:autoSpaceDN/>
              <w:adjustRightInd w:val="0"/>
              <w:snapToGrid w:val="0"/>
              <w:spacing w:line="360" w:lineRule="exact"/>
              <w:ind w:leftChars="0" w:right="284"/>
              <w:jc w:val="both"/>
              <w:textAlignment w:val="baseline"/>
              <w:rPr>
                <w:ins w:id="100" w:author="강성용 책임연구원 차량사이버보안개발팀" w:date="2025-03-26T11:03:00Z"/>
                <w:rFonts w:ascii="굴림" w:eastAsia="굴림" w:hAnsi="굴림"/>
                <w:szCs w:val="22"/>
              </w:rPr>
            </w:pPr>
            <w:ins w:id="101" w:author="강성용 책임연구원 차량사이버보안개발팀" w:date="2025-03-26T11:03:00Z">
              <w:r w:rsidRPr="00BB65A1">
                <w:rPr>
                  <w:rFonts w:ascii="굴림" w:eastAsia="굴림" w:hAnsi="굴림" w:hint="eastAsia"/>
                  <w:szCs w:val="22"/>
                </w:rPr>
                <w:t>CVE : Common Vulnerabilities</w:t>
              </w:r>
              <w:r w:rsidR="00E6281D">
                <w:rPr>
                  <w:rFonts w:ascii="굴림" w:eastAsia="굴림" w:hAnsi="굴림" w:hint="eastAsia"/>
                  <w:szCs w:val="22"/>
                </w:rPr>
                <w:t xml:space="preserve"> and </w:t>
              </w:r>
              <w:r w:rsidRPr="00BB65A1">
                <w:rPr>
                  <w:rFonts w:ascii="굴림" w:eastAsia="굴림" w:hAnsi="굴림" w:hint="eastAsia"/>
                  <w:szCs w:val="22"/>
                </w:rPr>
                <w:t>Exposures</w:t>
              </w:r>
            </w:ins>
          </w:p>
        </w:tc>
      </w:tr>
      <w:tr w:rsidR="00F56905" w:rsidRPr="00BB65A1" w:rsidTr="00BB65A1">
        <w:trPr>
          <w:trHeight w:val="367"/>
          <w:ins w:id="102" w:author="강성용 책임연구원 차량사이버보안개발팀" w:date="2025-03-26T11:03:00Z"/>
        </w:trPr>
        <w:tc>
          <w:tcPr>
            <w:tcW w:w="2601" w:type="dxa"/>
            <w:shd w:val="clear" w:color="auto" w:fill="F2F2F2"/>
          </w:tcPr>
          <w:p w:rsidR="00F56905" w:rsidRPr="00BB65A1" w:rsidRDefault="00F56905" w:rsidP="00E014F9">
            <w:pPr>
              <w:widowControl w:val="0"/>
              <w:spacing w:line="360" w:lineRule="exact"/>
              <w:ind w:right="284"/>
              <w:jc w:val="both"/>
              <w:rPr>
                <w:ins w:id="103" w:author="강성용 책임연구원 차량사이버보안개발팀" w:date="2025-03-26T11:03:00Z"/>
                <w:rFonts w:ascii="굴림" w:eastAsia="굴림" w:hAnsi="굴림"/>
                <w:szCs w:val="22"/>
              </w:rPr>
            </w:pPr>
            <w:ins w:id="104" w:author="강성용 책임연구원 차량사이버보안개발팀" w:date="2025-03-26T11:03:00Z">
              <w:r>
                <w:rPr>
                  <w:rFonts w:ascii="굴림" w:eastAsia="굴림" w:hAnsi="굴림" w:hint="eastAsia"/>
                  <w:szCs w:val="22"/>
                </w:rPr>
                <w:t>취약점 DB 업데이트</w:t>
              </w:r>
            </w:ins>
          </w:p>
        </w:tc>
        <w:tc>
          <w:tcPr>
            <w:tcW w:w="6663" w:type="dxa"/>
            <w:shd w:val="clear" w:color="auto" w:fill="auto"/>
          </w:tcPr>
          <w:p w:rsidR="00F56905" w:rsidRPr="00BB65A1" w:rsidRDefault="00F56905" w:rsidP="00E014F9">
            <w:pPr>
              <w:widowControl w:val="0"/>
              <w:spacing w:line="360" w:lineRule="exact"/>
              <w:ind w:right="284"/>
              <w:jc w:val="both"/>
              <w:rPr>
                <w:ins w:id="105" w:author="강성용 책임연구원 차량사이버보안개발팀" w:date="2025-03-26T11:03:00Z"/>
                <w:rFonts w:ascii="굴림" w:eastAsia="굴림" w:hAnsi="굴림"/>
                <w:szCs w:val="22"/>
              </w:rPr>
            </w:pPr>
            <w:ins w:id="106" w:author="강성용 책임연구원 차량사이버보안개발팀" w:date="2025-03-26T11:03:00Z">
              <w:r>
                <w:rPr>
                  <w:rFonts w:ascii="굴림" w:eastAsia="굴림" w:hAnsi="굴림" w:hint="eastAsia"/>
                  <w:szCs w:val="22"/>
                </w:rPr>
                <w:t>검증 도구가 참조하는 취약점 DB는 1주일 이내 주기로 업데이트 되어, 최신 취약점 정보를 검출할 수 있어야 한다.</w:t>
              </w:r>
            </w:ins>
          </w:p>
        </w:tc>
      </w:tr>
    </w:tbl>
    <w:p w:rsidR="00E621F5" w:rsidRDefault="00E621F5" w:rsidP="00E621F5">
      <w:pPr>
        <w:rPr>
          <w:ins w:id="107" w:author="강성용 책임연구원 차량사이버보안개발팀" w:date="2025-03-26T11:03:00Z"/>
          <w:rFonts w:ascii="굴림" w:eastAsia="굴림" w:hAnsi="굴림"/>
          <w:szCs w:val="22"/>
        </w:rPr>
      </w:pPr>
    </w:p>
    <w:p w:rsidR="00E621F5" w:rsidRPr="007B10C1" w:rsidRDefault="00E621F5" w:rsidP="00E621F5">
      <w:pPr>
        <w:rPr>
          <w:ins w:id="108" w:author="강성용 책임연구원 차량사이버보안개발팀" w:date="2025-03-26T11:03:00Z"/>
          <w:rFonts w:ascii="굴림" w:eastAsia="굴림" w:hAnsi="굴림"/>
          <w:szCs w:val="22"/>
        </w:rPr>
      </w:pPr>
      <w:ins w:id="109" w:author="강성용 책임연구원 차량사이버보안개발팀" w:date="2025-03-26T11:03:00Z">
        <w:r>
          <w:rPr>
            <w:rFonts w:ascii="굴림" w:eastAsia="굴림" w:hAnsi="굴림"/>
            <w:szCs w:val="22"/>
          </w:rPr>
          <w:br w:type="page"/>
        </w:r>
      </w:ins>
    </w:p>
    <w:p w:rsidR="00E621F5" w:rsidRDefault="00A1243E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10" w:author="강성용 책임연구원 차량사이버보안개발팀" w:date="2025-03-26T11:03:00Z"/>
          <w:rFonts w:ascii="굴림" w:eastAsia="굴림" w:hAnsi="굴림"/>
          <w:b/>
          <w:sz w:val="32"/>
          <w:szCs w:val="22"/>
        </w:rPr>
      </w:pPr>
      <w:ins w:id="111" w:author="강성용 책임연구원 차량사이버보안개발팀" w:date="2025-03-26T11:03:00Z">
        <w:r>
          <w:rPr>
            <w:rFonts w:ascii="굴림" w:eastAsia="굴림" w:hAnsi="굴림" w:hint="eastAsia"/>
            <w:b/>
            <w:sz w:val="32"/>
            <w:szCs w:val="22"/>
          </w:rPr>
          <w:lastRenderedPageBreak/>
          <w:t xml:space="preserve"> </w:t>
        </w:r>
        <w:r w:rsidR="00E621F5" w:rsidRPr="002016E2">
          <w:rPr>
            <w:rFonts w:ascii="굴림" w:eastAsia="굴림" w:hAnsi="굴림"/>
            <w:b/>
            <w:sz w:val="32"/>
            <w:szCs w:val="22"/>
          </w:rPr>
          <w:t>검증</w:t>
        </w:r>
        <w:r w:rsidR="00E621F5" w:rsidRPr="002016E2">
          <w:rPr>
            <w:rFonts w:ascii="굴림" w:eastAsia="굴림" w:hAnsi="굴림" w:hint="eastAsia"/>
            <w:b/>
            <w:sz w:val="32"/>
            <w:szCs w:val="22"/>
          </w:rPr>
          <w:t xml:space="preserve"> 프로세스</w:t>
        </w:r>
      </w:ins>
    </w:p>
    <w:p w:rsidR="002016E2" w:rsidRPr="002016E2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ins w:id="112" w:author="강성용 책임연구원 차량사이버보안개발팀" w:date="2025-03-26T11:03:00Z"/>
          <w:rFonts w:ascii="굴림" w:eastAsia="굴림" w:hAnsi="굴림"/>
          <w:b/>
          <w:sz w:val="32"/>
          <w:szCs w:val="22"/>
        </w:rPr>
      </w:pPr>
    </w:p>
    <w:p w:rsidR="00E621F5" w:rsidRDefault="00E621F5" w:rsidP="00E621F5">
      <w:pPr>
        <w:widowControl w:val="0"/>
        <w:numPr>
          <w:ilvl w:val="1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13" w:author="강성용 책임연구원 차량사이버보안개발팀" w:date="2025-03-26T11:03:00Z"/>
          <w:rFonts w:ascii="굴림" w:eastAsia="굴림" w:hAnsi="굴림"/>
          <w:szCs w:val="22"/>
        </w:rPr>
      </w:pPr>
      <w:ins w:id="114" w:author="강성용 책임연구원 차량사이버보안개발팀" w:date="2025-03-26T11:03:00Z">
        <w:r w:rsidRPr="007B10C1">
          <w:rPr>
            <w:rFonts w:ascii="굴림" w:eastAsia="굴림" w:hAnsi="굴림" w:hint="eastAsia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검증 도구 기반 오픈소스 보안 분석 수행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5"/>
        </w:numPr>
        <w:tabs>
          <w:tab w:val="left" w:pos="1418"/>
        </w:tabs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15" w:author="강성용 책임연구원 차량사이버보안개발팀" w:date="2025-03-26T11:03:00Z"/>
          <w:rFonts w:ascii="굴림" w:eastAsia="굴림" w:hAnsi="굴림"/>
          <w:szCs w:val="22"/>
        </w:rPr>
      </w:pPr>
      <w:ins w:id="116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오픈소스 보안 검증 도구를 사용하여 개발 사양에 포함된 전체 소프트웨어 대상으로 분석을 수행한다.</w:t>
        </w:r>
      </w:ins>
    </w:p>
    <w:p w:rsidR="00E621F5" w:rsidRPr="00505870" w:rsidRDefault="00E621F5" w:rsidP="00E621F5">
      <w:pPr>
        <w:pStyle w:val="afff0"/>
        <w:tabs>
          <w:tab w:val="left" w:pos="1418"/>
        </w:tabs>
        <w:spacing w:line="360" w:lineRule="exact"/>
        <w:ind w:leftChars="0" w:left="1276" w:right="284"/>
        <w:jc w:val="both"/>
        <w:rPr>
          <w:ins w:id="117" w:author="강성용 책임연구원 차량사이버보안개발팀" w:date="2025-03-26T11:03:00Z"/>
          <w:rFonts w:ascii="굴림" w:eastAsia="굴림" w:hAnsi="굴림"/>
          <w:color w:val="FF0000"/>
          <w:szCs w:val="22"/>
        </w:rPr>
      </w:pPr>
      <w:ins w:id="118" w:author="강성용 책임연구원 차량사이버보안개발팀" w:date="2025-03-26T11:03:00Z">
        <w:r>
          <w:rPr>
            <w:rFonts w:ascii="굴림" w:eastAsia="굴림" w:hAnsi="굴림"/>
            <w:szCs w:val="22"/>
          </w:rPr>
          <w:t>(</w:t>
        </w:r>
        <w:r>
          <w:rPr>
            <w:rFonts w:ascii="굴림" w:eastAsia="굴림" w:hAnsi="굴림" w:hint="eastAsia"/>
            <w:szCs w:val="22"/>
          </w:rPr>
          <w:t xml:space="preserve">오픈소스 검증 도구 조건은 </w:t>
        </w:r>
        <w:r w:rsidR="006117FF" w:rsidRPr="006117FF">
          <w:rPr>
            <w:rFonts w:ascii="굴림" w:eastAsia="굴림" w:hAnsi="굴림"/>
            <w:szCs w:val="22"/>
          </w:rPr>
          <w:t>4</w:t>
        </w:r>
        <w:r w:rsidRPr="006117FF">
          <w:rPr>
            <w:rFonts w:ascii="굴림" w:eastAsia="굴림" w:hAnsi="굴림"/>
            <w:szCs w:val="22"/>
          </w:rPr>
          <w:t xml:space="preserve">.2 </w:t>
        </w:r>
        <w:r w:rsidRPr="006117FF">
          <w:rPr>
            <w:rFonts w:ascii="굴림" w:eastAsia="굴림" w:hAnsi="굴림" w:hint="eastAsia"/>
            <w:szCs w:val="22"/>
          </w:rPr>
          <w:t>검증 도구 선정 기준을 참고)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5"/>
        </w:numPr>
        <w:tabs>
          <w:tab w:val="left" w:pos="1418"/>
        </w:tabs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19" w:author="강성용 책임연구원 차량사이버보안개발팀" w:date="2025-03-26T11:03:00Z"/>
          <w:rFonts w:ascii="굴림" w:eastAsia="굴림" w:hAnsi="굴림"/>
          <w:szCs w:val="22"/>
        </w:rPr>
      </w:pPr>
      <w:ins w:id="120" w:author="강성용 책임연구원 차량사이버보안개발팀" w:date="2025-03-26T11:03:00Z"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위의 분석 결과에 따른 개발 사양에 포함된 오픈소스 소프트웨어 취약점 검출 결과를 정확히 기재한다.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5"/>
        </w:numPr>
        <w:tabs>
          <w:tab w:val="left" w:pos="1418"/>
        </w:tabs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21" w:author="강성용 책임연구원 차량사이버보안개발팀" w:date="2025-03-26T11:03:00Z"/>
          <w:rFonts w:ascii="굴림" w:eastAsia="굴림" w:hAnsi="굴림"/>
          <w:szCs w:val="22"/>
        </w:rPr>
      </w:pPr>
      <w:ins w:id="122" w:author="강성용 책임연구원 차량사이버보안개발팀" w:date="2025-03-26T11:03:00Z"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취약점 분석 결과는 사용된 오픈소스 소프트웨어 종류,</w:t>
        </w:r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버전,</w:t>
        </w:r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>검출된 취약점 정보 등을 포함하여야 한다.</w:t>
        </w:r>
      </w:ins>
    </w:p>
    <w:p w:rsidR="00E621F5" w:rsidRPr="005A4FD3" w:rsidRDefault="00E621F5" w:rsidP="00E621F5">
      <w:pPr>
        <w:spacing w:line="360" w:lineRule="exact"/>
        <w:ind w:left="1162" w:right="284"/>
        <w:jc w:val="both"/>
        <w:rPr>
          <w:ins w:id="123" w:author="강성용 책임연구원 차량사이버보안개발팀" w:date="2025-03-26T11:03:00Z"/>
          <w:rFonts w:ascii="굴림" w:eastAsia="굴림" w:hAnsi="굴림"/>
          <w:szCs w:val="22"/>
        </w:rPr>
      </w:pPr>
    </w:p>
    <w:p w:rsidR="00E621F5" w:rsidRDefault="00E621F5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left="1276" w:right="284" w:hanging="471"/>
        <w:jc w:val="both"/>
        <w:textAlignment w:val="baseline"/>
        <w:rPr>
          <w:ins w:id="124" w:author="강성용 책임연구원 차량사이버보안개발팀" w:date="2025-03-26T11:03:00Z"/>
          <w:rFonts w:ascii="굴림" w:eastAsia="굴림" w:hAnsi="굴림"/>
          <w:szCs w:val="22"/>
        </w:rPr>
      </w:pPr>
      <w:ins w:id="125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검증 성적서 제출 시점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26" w:author="강성용 책임연구원 차량사이버보안개발팀" w:date="2025-03-26T11:03:00Z"/>
          <w:rFonts w:ascii="굴림" w:eastAsia="굴림" w:hAnsi="굴림"/>
          <w:szCs w:val="22"/>
        </w:rPr>
      </w:pPr>
      <w:ins w:id="127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A34E05">
          <w:rPr>
            <w:rFonts w:ascii="굴림" w:eastAsia="굴림" w:hAnsi="굴림" w:hint="eastAsia"/>
            <w:szCs w:val="22"/>
          </w:rPr>
          <w:t>(옵션)</w:t>
        </w:r>
        <w:r>
          <w:rPr>
            <w:rFonts w:ascii="굴림" w:eastAsia="굴림" w:hAnsi="굴림" w:hint="eastAsia"/>
            <w:szCs w:val="22"/>
          </w:rPr>
          <w:t xml:space="preserve">M/Car 2달 전 </w:t>
        </w:r>
        <w:r>
          <w:rPr>
            <w:rFonts w:ascii="굴림" w:eastAsia="굴림" w:hAnsi="굴림"/>
            <w:szCs w:val="22"/>
          </w:rPr>
          <w:t xml:space="preserve">: </w:t>
        </w:r>
        <w:r>
          <w:rPr>
            <w:rFonts w:ascii="굴림" w:eastAsia="굴림" w:hAnsi="굴림" w:hint="eastAsia"/>
            <w:szCs w:val="22"/>
          </w:rPr>
          <w:t>사전 점검 목적으로써 모든 발견된 취약점에 대해 수정 또는 계획 수립이 완료된 성적서가 제출 되어야 한다.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28" w:author="강성용 책임연구원 차량사이버보안개발팀" w:date="2025-03-26T11:03:00Z"/>
          <w:rFonts w:ascii="굴림" w:eastAsia="굴림" w:hAnsi="굴림"/>
          <w:szCs w:val="22"/>
        </w:rPr>
      </w:pPr>
      <w:ins w:id="129" w:author="강성용 책임연구원 차량사이버보안개발팀" w:date="2025-03-26T11:03:00Z">
        <w:r>
          <w:rPr>
            <w:rFonts w:ascii="굴림" w:eastAsia="굴림" w:hAnsi="굴림"/>
            <w:szCs w:val="22"/>
          </w:rPr>
          <w:t xml:space="preserve"> ESIR : </w:t>
        </w:r>
        <w:r>
          <w:rPr>
            <w:rFonts w:ascii="굴림" w:eastAsia="굴림" w:hAnsi="굴림" w:hint="eastAsia"/>
            <w:szCs w:val="22"/>
          </w:rPr>
          <w:t>모든 발견된 취약점에 대해 수정이 완료된 성적서가 제출 되어야 한다.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30" w:author="강성용 책임연구원 차량사이버보안개발팀" w:date="2025-03-26T11:03:00Z"/>
          <w:rFonts w:ascii="굴림" w:eastAsia="굴림" w:hAnsi="굴림"/>
          <w:szCs w:val="22"/>
        </w:rPr>
      </w:pPr>
      <w:ins w:id="131" w:author="강성용 책임연구원 차량사이버보안개발팀" w:date="2025-03-26T11:03:00Z">
        <w:r>
          <w:rPr>
            <w:rFonts w:ascii="굴림" w:eastAsia="굴림" w:hAnsi="굴림"/>
            <w:szCs w:val="22"/>
          </w:rPr>
          <w:t xml:space="preserve"> ESIR </w:t>
        </w:r>
        <w:r>
          <w:rPr>
            <w:rFonts w:ascii="굴림" w:eastAsia="굴림" w:hAnsi="굴림" w:hint="eastAsia"/>
            <w:szCs w:val="22"/>
          </w:rPr>
          <w:t xml:space="preserve">이후 </w:t>
        </w:r>
        <w:r>
          <w:rPr>
            <w:rFonts w:ascii="굴림" w:eastAsia="굴림" w:hAnsi="굴림"/>
            <w:szCs w:val="22"/>
          </w:rPr>
          <w:t xml:space="preserve">: </w:t>
        </w:r>
        <w:r>
          <w:rPr>
            <w:rFonts w:ascii="굴림" w:eastAsia="굴림" w:hAnsi="굴림" w:hint="eastAsia"/>
            <w:szCs w:val="22"/>
          </w:rPr>
          <w:t>공식 릴리즈 시점마다 모든 발견된 취약점에 대해 수정이 완료된 성적서가 함께 제출 되어야 한다.</w:t>
        </w:r>
      </w:ins>
    </w:p>
    <w:p w:rsidR="00C84970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32" w:author="강성용 책임연구원 차량사이버보안개발팀" w:date="2025-03-26T11:03:00Z"/>
          <w:rFonts w:ascii="굴림" w:eastAsia="굴림" w:hAnsi="굴림"/>
          <w:szCs w:val="22"/>
        </w:rPr>
      </w:pPr>
      <w:ins w:id="133" w:author="강성용 책임연구원 차량사이버보안개발팀" w:date="2025-03-26T11:03:00Z">
        <w:r>
          <w:rPr>
            <w:rFonts w:ascii="굴림" w:eastAsia="굴림" w:hAnsi="굴림"/>
            <w:szCs w:val="22"/>
          </w:rPr>
          <w:t xml:space="preserve"> </w:t>
        </w:r>
        <w:r w:rsidR="00C84970">
          <w:rPr>
            <w:rFonts w:ascii="굴림" w:eastAsia="굴림" w:hAnsi="굴림" w:hint="eastAsia"/>
            <w:szCs w:val="22"/>
          </w:rPr>
          <w:t>국가별 법규 및 차량 인증 일정에 따라 성적서 추가 제출 요구 시 이에 따른 성적서가 제출되어야 한다.</w:t>
        </w:r>
      </w:ins>
    </w:p>
    <w:p w:rsidR="00E621F5" w:rsidRDefault="00C84970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34" w:author="강성용 책임연구원 차량사이버보안개발팀" w:date="2025-03-26T11:03:00Z"/>
          <w:rFonts w:ascii="굴림" w:eastAsia="굴림" w:hAnsi="굴림"/>
          <w:szCs w:val="22"/>
        </w:rPr>
      </w:pPr>
      <w:ins w:id="135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E621F5">
          <w:rPr>
            <w:rFonts w:ascii="굴림" w:eastAsia="굴림" w:hAnsi="굴림" w:hint="eastAsia"/>
            <w:szCs w:val="22"/>
          </w:rPr>
          <w:t>검증 성적서 제출 시점 및 방식은 프로젝트의 성격에 따라 별도 협의를 통해 변경할 수 있다.</w:t>
        </w:r>
      </w:ins>
    </w:p>
    <w:p w:rsidR="00E621F5" w:rsidRDefault="00E621F5" w:rsidP="00F56905">
      <w:pPr>
        <w:pStyle w:val="afff0"/>
        <w:spacing w:line="360" w:lineRule="exact"/>
        <w:ind w:leftChars="0" w:left="1276" w:right="284"/>
        <w:jc w:val="both"/>
        <w:rPr>
          <w:ins w:id="136" w:author="강성용 책임연구원 차량사이버보안개발팀" w:date="2025-03-26T11:03:00Z"/>
          <w:rFonts w:ascii="굴림" w:eastAsia="굴림" w:hAnsi="굴림"/>
          <w:szCs w:val="22"/>
        </w:rPr>
      </w:pPr>
    </w:p>
    <w:p w:rsidR="00F56905" w:rsidRDefault="00E621F5" w:rsidP="00E014F9">
      <w:pPr>
        <w:pStyle w:val="afff0"/>
        <w:widowControl w:val="0"/>
        <w:autoSpaceDE/>
        <w:autoSpaceDN/>
        <w:adjustRightInd w:val="0"/>
        <w:snapToGrid w:val="0"/>
        <w:spacing w:line="360" w:lineRule="exact"/>
        <w:ind w:leftChars="0" w:left="1162" w:right="284"/>
        <w:jc w:val="both"/>
        <w:textAlignment w:val="baseline"/>
        <w:rPr>
          <w:ins w:id="137" w:author="강성용 책임연구원 차량사이버보안개발팀" w:date="2025-03-26T11:03:00Z"/>
          <w:rFonts w:ascii="굴림" w:eastAsia="굴림" w:hAnsi="굴림"/>
          <w:szCs w:val="22"/>
        </w:rPr>
      </w:pPr>
      <w:ins w:id="138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</w:ins>
    </w:p>
    <w:p w:rsidR="00E621F5" w:rsidRDefault="00F56905" w:rsidP="00E621F5">
      <w:pPr>
        <w:pStyle w:val="afff0"/>
        <w:widowControl w:val="0"/>
        <w:numPr>
          <w:ilvl w:val="1"/>
          <w:numId w:val="42"/>
        </w:numPr>
        <w:autoSpaceDE/>
        <w:autoSpaceDN/>
        <w:adjustRightInd w:val="0"/>
        <w:snapToGrid w:val="0"/>
        <w:spacing w:line="360" w:lineRule="exact"/>
        <w:ind w:leftChars="0" w:right="284"/>
        <w:jc w:val="both"/>
        <w:textAlignment w:val="baseline"/>
        <w:rPr>
          <w:ins w:id="139" w:author="강성용 책임연구원 차량사이버보안개발팀" w:date="2025-03-26T11:03:00Z"/>
          <w:rFonts w:ascii="굴림" w:eastAsia="굴림" w:hAnsi="굴림"/>
          <w:szCs w:val="22"/>
        </w:rPr>
      </w:pPr>
      <w:ins w:id="140" w:author="강성용 책임연구원 차량사이버보안개발팀" w:date="2025-03-26T11:03:00Z">
        <w:r>
          <w:rPr>
            <w:rFonts w:ascii="굴림" w:eastAsia="굴림" w:hAnsi="굴림"/>
            <w:szCs w:val="22"/>
          </w:rPr>
          <w:br w:type="page"/>
        </w:r>
        <w:r>
          <w:rPr>
            <w:rFonts w:ascii="굴림" w:eastAsia="굴림" w:hAnsi="굴림" w:hint="eastAsia"/>
            <w:szCs w:val="22"/>
          </w:rPr>
          <w:lastRenderedPageBreak/>
          <w:t xml:space="preserve"> </w:t>
        </w:r>
        <w:r w:rsidR="00E621F5">
          <w:rPr>
            <w:rFonts w:ascii="굴림" w:eastAsia="굴림" w:hAnsi="굴림" w:hint="eastAsia"/>
            <w:szCs w:val="22"/>
          </w:rPr>
          <w:t>Pass Condition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41" w:author="강성용 책임연구원 차량사이버보안개발팀" w:date="2025-03-26T11:03:00Z"/>
          <w:rFonts w:ascii="굴림" w:eastAsia="굴림" w:hAnsi="굴림"/>
          <w:szCs w:val="22"/>
        </w:rPr>
      </w:pPr>
      <w:ins w:id="142" w:author="강성용 책임연구원 차량사이버보안개발팀" w:date="2025-03-26T11:03:00Z">
        <w:r>
          <w:rPr>
            <w:rFonts w:ascii="굴림" w:eastAsia="굴림" w:hAnsi="굴림"/>
            <w:szCs w:val="22"/>
          </w:rPr>
          <w:t xml:space="preserve"> </w:t>
        </w:r>
        <w:r>
          <w:rPr>
            <w:rFonts w:ascii="굴림" w:eastAsia="굴림" w:hAnsi="굴림" w:hint="eastAsia"/>
            <w:szCs w:val="22"/>
          </w:rPr>
          <w:t xml:space="preserve">검출 수행 당시 최신 취약점을 검출할 수 있도록 검증 도구는 </w:t>
        </w:r>
        <w:r w:rsidR="001779D5">
          <w:rPr>
            <w:rFonts w:ascii="굴림" w:eastAsia="굴림" w:hAnsi="굴림" w:hint="eastAsia"/>
            <w:szCs w:val="22"/>
          </w:rPr>
          <w:t xml:space="preserve">데이터베이스 </w:t>
        </w:r>
        <w:r>
          <w:rPr>
            <w:rFonts w:ascii="굴림" w:eastAsia="굴림" w:hAnsi="굴림" w:hint="eastAsia"/>
            <w:szCs w:val="22"/>
          </w:rPr>
          <w:t>등을 업데이트 받아 최신버전을 유지하여야 한다.</w:t>
        </w:r>
      </w:ins>
    </w:p>
    <w:p w:rsidR="00E621F5" w:rsidRDefault="00E621F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43" w:author="강성용 책임연구원 차량사이버보안개발팀" w:date="2025-03-26T11:03:00Z"/>
          <w:rFonts w:ascii="굴림" w:eastAsia="굴림" w:hAnsi="굴림"/>
          <w:szCs w:val="22"/>
        </w:rPr>
      </w:pPr>
      <w:ins w:id="144" w:author="강성용 책임연구원 차량사이버보안개발팀" w:date="2025-03-26T11:03:00Z">
        <w:r w:rsidRPr="005A4FD3">
          <w:rPr>
            <w:rFonts w:ascii="굴림" w:eastAsia="굴림" w:hAnsi="굴림"/>
            <w:szCs w:val="22"/>
          </w:rPr>
          <w:t xml:space="preserve"> </w:t>
        </w:r>
        <w:r w:rsidRPr="005A4FD3">
          <w:rPr>
            <w:rFonts w:ascii="굴림" w:eastAsia="굴림" w:hAnsi="굴림" w:hint="eastAsia"/>
            <w:szCs w:val="22"/>
          </w:rPr>
          <w:t>CVSS V3</w:t>
        </w:r>
        <w:r w:rsidR="005940BB">
          <w:rPr>
            <w:rFonts w:ascii="굴림" w:eastAsia="굴림" w:hAnsi="굴림" w:hint="eastAsia"/>
            <w:szCs w:val="22"/>
          </w:rPr>
          <w:t xml:space="preserve"> </w:t>
        </w:r>
        <w:r w:rsidRPr="005A4FD3">
          <w:rPr>
            <w:rFonts w:ascii="굴림" w:eastAsia="굴림" w:hAnsi="굴림" w:hint="eastAsia"/>
            <w:szCs w:val="22"/>
          </w:rPr>
          <w:t>Base score</w:t>
        </w:r>
        <w:r w:rsidRPr="005A4FD3">
          <w:rPr>
            <w:rFonts w:ascii="굴림" w:eastAsia="굴림" w:hAnsi="굴림"/>
            <w:szCs w:val="22"/>
          </w:rPr>
          <w:t xml:space="preserve"> </w:t>
        </w:r>
        <w:r w:rsidRPr="005A4FD3">
          <w:rPr>
            <w:rFonts w:ascii="굴림" w:eastAsia="굴림" w:hAnsi="굴림" w:hint="eastAsia"/>
            <w:szCs w:val="22"/>
          </w:rPr>
          <w:t xml:space="preserve">기준 </w:t>
        </w:r>
        <w:r w:rsidRPr="005A4FD3">
          <w:rPr>
            <w:rFonts w:ascii="굴림" w:eastAsia="굴림" w:hAnsi="굴림"/>
            <w:szCs w:val="22"/>
          </w:rPr>
          <w:t xml:space="preserve">7.0 </w:t>
        </w:r>
        <w:r w:rsidRPr="005A4FD3">
          <w:rPr>
            <w:rFonts w:ascii="굴림" w:eastAsia="굴림" w:hAnsi="굴림" w:hint="eastAsia"/>
            <w:szCs w:val="22"/>
          </w:rPr>
          <w:t>이상(</w:t>
        </w:r>
        <w:r w:rsidRPr="005A4FD3">
          <w:rPr>
            <w:rFonts w:ascii="굴림" w:eastAsia="굴림" w:hAnsi="굴림"/>
            <w:szCs w:val="22"/>
          </w:rPr>
          <w:t>High, Critical)</w:t>
        </w:r>
        <w:r w:rsidRPr="005A4FD3">
          <w:rPr>
            <w:rFonts w:ascii="굴림" w:eastAsia="굴림" w:hAnsi="굴림" w:hint="eastAsia"/>
            <w:szCs w:val="22"/>
          </w:rPr>
          <w:t xml:space="preserve"> 모든 알려진 취약점에 대해 패치 적용이 완료되어야 한다.</w:t>
        </w:r>
      </w:ins>
    </w:p>
    <w:p w:rsidR="00A34E05" w:rsidRDefault="00A34E05" w:rsidP="00E621F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45" w:author="강성용 책임연구원 차량사이버보안개발팀" w:date="2025-03-26T11:03:00Z"/>
          <w:rFonts w:ascii="굴림" w:eastAsia="굴림" w:hAnsi="굴림"/>
          <w:szCs w:val="22"/>
        </w:rPr>
      </w:pPr>
      <w:ins w:id="146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검증 도구의 최종 스캔 수행일 허용 기준</w:t>
        </w:r>
      </w:ins>
    </w:p>
    <w:p w:rsidR="00A34E05" w:rsidRPr="00A34E05" w:rsidRDefault="005940BB" w:rsidP="00E014F9">
      <w:pPr>
        <w:pStyle w:val="afff0"/>
        <w:widowControl w:val="0"/>
        <w:numPr>
          <w:ilvl w:val="1"/>
          <w:numId w:val="43"/>
        </w:numPr>
        <w:autoSpaceDE/>
        <w:autoSpaceDN/>
        <w:adjustRightInd w:val="0"/>
        <w:snapToGrid w:val="0"/>
        <w:spacing w:line="360" w:lineRule="exact"/>
        <w:ind w:leftChars="0" w:right="284"/>
        <w:jc w:val="both"/>
        <w:textAlignment w:val="baseline"/>
        <w:rPr>
          <w:ins w:id="147" w:author="강성용 책임연구원 차량사이버보안개발팀" w:date="2025-03-26T11:03:00Z"/>
          <w:rFonts w:ascii="굴림" w:eastAsia="굴림" w:hAnsi="굴림"/>
          <w:szCs w:val="22"/>
        </w:rPr>
      </w:pPr>
      <w:ins w:id="148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A34E05">
          <w:rPr>
            <w:rFonts w:ascii="굴림" w:eastAsia="굴림" w:hAnsi="굴림" w:hint="eastAsia"/>
            <w:szCs w:val="22"/>
          </w:rPr>
          <w:t>ESIR : ESIR 까지의 기간은 6개월을 초과할 수 없다.</w:t>
        </w:r>
      </w:ins>
    </w:p>
    <w:p w:rsidR="00A34E05" w:rsidRDefault="00A34E05" w:rsidP="00E014F9">
      <w:pPr>
        <w:pStyle w:val="afff0"/>
        <w:widowControl w:val="0"/>
        <w:numPr>
          <w:ilvl w:val="1"/>
          <w:numId w:val="43"/>
        </w:numPr>
        <w:autoSpaceDE/>
        <w:autoSpaceDN/>
        <w:adjustRightInd w:val="0"/>
        <w:snapToGrid w:val="0"/>
        <w:spacing w:line="360" w:lineRule="exact"/>
        <w:ind w:leftChars="644" w:left="1417" w:right="284" w:firstLine="0"/>
        <w:jc w:val="both"/>
        <w:textAlignment w:val="baseline"/>
        <w:rPr>
          <w:ins w:id="149" w:author="강성용 책임연구원 차량사이버보안개발팀" w:date="2025-03-26T11:03:00Z"/>
          <w:rFonts w:ascii="굴림" w:eastAsia="굴림" w:hAnsi="굴림"/>
          <w:szCs w:val="22"/>
        </w:rPr>
      </w:pPr>
      <w:ins w:id="150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ESIR 이후 공식 릴리즈 : 성적서 제출일과 성적서 평가 기준일 중 늦은 일자 기준으로 6개월을 초과할 수 없다.</w:t>
        </w:r>
      </w:ins>
    </w:p>
    <w:p w:rsidR="005940BB" w:rsidRDefault="00A34E05" w:rsidP="00E014F9">
      <w:pPr>
        <w:pStyle w:val="afff0"/>
        <w:widowControl w:val="0"/>
        <w:numPr>
          <w:ilvl w:val="1"/>
          <w:numId w:val="43"/>
        </w:numPr>
        <w:autoSpaceDE/>
        <w:autoSpaceDN/>
        <w:adjustRightInd w:val="0"/>
        <w:snapToGrid w:val="0"/>
        <w:spacing w:line="360" w:lineRule="exact"/>
        <w:ind w:leftChars="644" w:left="1417" w:right="284" w:firstLine="0"/>
        <w:jc w:val="both"/>
        <w:textAlignment w:val="baseline"/>
        <w:rPr>
          <w:ins w:id="151" w:author="강성용 책임연구원 차량사이버보안개발팀" w:date="2025-03-26T11:03:00Z"/>
          <w:rFonts w:ascii="굴림" w:eastAsia="굴림" w:hAnsi="굴림"/>
          <w:szCs w:val="22"/>
        </w:rPr>
      </w:pPr>
      <w:ins w:id="152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중국 판매 차종 최종 패스 기준 : 해당 차종 VTA 인증 심사 시작일 기준 5개월 이내여야 한다.</w:t>
        </w:r>
      </w:ins>
    </w:p>
    <w:p w:rsidR="00F56905" w:rsidRPr="00F56905" w:rsidRDefault="00E621F5" w:rsidP="00F56905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53" w:author="강성용 책임연구원 차량사이버보안개발팀" w:date="2025-03-26T11:03:00Z"/>
          <w:rFonts w:ascii="굴림" w:eastAsia="굴림" w:hAnsi="굴림"/>
          <w:szCs w:val="22"/>
        </w:rPr>
      </w:pPr>
      <w:ins w:id="154" w:author="강성용 책임연구원 차량사이버보안개발팀" w:date="2025-03-26T11:03:00Z">
        <w:r>
          <w:rPr>
            <w:rFonts w:ascii="굴림" w:eastAsia="굴림" w:hAnsi="굴림"/>
            <w:szCs w:val="22"/>
          </w:rPr>
          <w:t xml:space="preserve"> </w:t>
        </w:r>
        <w:r w:rsidRPr="00043EA1">
          <w:rPr>
            <w:rFonts w:ascii="굴림" w:eastAsia="굴림" w:hAnsi="굴림" w:hint="eastAsia"/>
            <w:szCs w:val="22"/>
          </w:rPr>
          <w:t xml:space="preserve">패치 적용이 불가한 항목의 경우 </w:t>
        </w:r>
        <w:r w:rsidR="00F56905" w:rsidRPr="00F56905">
          <w:rPr>
            <w:rFonts w:ascii="굴림" w:eastAsia="굴림" w:hAnsi="굴림" w:hint="eastAsia"/>
            <w:szCs w:val="22"/>
          </w:rPr>
          <w:t>명확한 사유와, 당사 제품에 대한 영향도를 분석한 결과를 기반으로 당사 개발부서와 협의 후 위험수용한 결과를 성적서에 첨부하여야 한다.</w:t>
        </w:r>
      </w:ins>
    </w:p>
    <w:p w:rsidR="00E621F5" w:rsidRDefault="00F56905" w:rsidP="00E014F9">
      <w:pPr>
        <w:pStyle w:val="afff0"/>
        <w:widowControl w:val="0"/>
        <w:autoSpaceDE/>
        <w:autoSpaceDN/>
        <w:adjustRightInd w:val="0"/>
        <w:snapToGrid w:val="0"/>
        <w:spacing w:line="360" w:lineRule="exact"/>
        <w:ind w:leftChars="0" w:left="1276" w:right="284"/>
        <w:jc w:val="both"/>
        <w:textAlignment w:val="baseline"/>
        <w:rPr>
          <w:ins w:id="155" w:author="강성용 책임연구원 차량사이버보안개발팀" w:date="2025-03-26T11:03:00Z"/>
          <w:rFonts w:ascii="굴림" w:eastAsia="굴림" w:hAnsi="굴림"/>
          <w:szCs w:val="22"/>
        </w:rPr>
      </w:pPr>
      <w:ins w:id="156" w:author="강성용 책임연구원 차량사이버보안개발팀" w:date="2025-03-26T11:03:00Z">
        <w:r w:rsidRPr="00F56905">
          <w:rPr>
            <w:rFonts w:ascii="굴림" w:eastAsia="굴림" w:hAnsi="굴림" w:hint="eastAsia"/>
            <w:szCs w:val="22"/>
          </w:rPr>
          <w:t>협의 후 위험수용 결과는 회의록 형태의 의사결정 결과물로 제출되어야 하며, 해당 회의록에 대한 협력사와 당사 설계/개발팀 담당 임원 각각의 결재 결과가 포함되어야 한다</w:t>
        </w:r>
        <w:r w:rsidR="00514B38">
          <w:rPr>
            <w:rFonts w:ascii="굴림" w:eastAsia="굴림" w:hAnsi="굴림" w:hint="eastAsia"/>
            <w:szCs w:val="22"/>
          </w:rPr>
          <w:t>.</w:t>
        </w:r>
      </w:ins>
    </w:p>
    <w:p w:rsidR="00B0020D" w:rsidRDefault="00B0020D" w:rsidP="00E014F9">
      <w:pPr>
        <w:pStyle w:val="afff0"/>
        <w:widowControl w:val="0"/>
        <w:autoSpaceDE/>
        <w:autoSpaceDN/>
        <w:adjustRightInd w:val="0"/>
        <w:snapToGrid w:val="0"/>
        <w:spacing w:line="360" w:lineRule="exact"/>
        <w:ind w:leftChars="0" w:left="1276" w:right="284"/>
        <w:jc w:val="both"/>
        <w:textAlignment w:val="baseline"/>
        <w:rPr>
          <w:ins w:id="157" w:author="강성용 책임연구원 차량사이버보안개발팀" w:date="2025-03-26T11:03:00Z"/>
          <w:rFonts w:ascii="굴림" w:eastAsia="굴림" w:hAnsi="굴림"/>
          <w:szCs w:val="22"/>
        </w:rPr>
      </w:pPr>
    </w:p>
    <w:p w:rsidR="00B0020D" w:rsidRDefault="00B0020D" w:rsidP="00B0020D">
      <w:pPr>
        <w:pStyle w:val="afff0"/>
        <w:widowControl w:val="0"/>
        <w:numPr>
          <w:ilvl w:val="0"/>
          <w:numId w:val="43"/>
        </w:numPr>
        <w:autoSpaceDE/>
        <w:autoSpaceDN/>
        <w:adjustRightInd w:val="0"/>
        <w:snapToGrid w:val="0"/>
        <w:spacing w:line="360" w:lineRule="exact"/>
        <w:ind w:leftChars="0" w:left="1276" w:right="284" w:hanging="142"/>
        <w:jc w:val="both"/>
        <w:textAlignment w:val="baseline"/>
        <w:rPr>
          <w:ins w:id="158" w:author="강성용 책임연구원 차량사이버보안개발팀" w:date="2025-03-26T11:03:00Z"/>
          <w:rFonts w:ascii="굴림" w:eastAsia="굴림" w:hAnsi="굴림"/>
          <w:szCs w:val="22"/>
        </w:rPr>
      </w:pPr>
      <w:ins w:id="159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오픈소스 미사용 프로젝트의 경우</w:t>
        </w:r>
      </w:ins>
    </w:p>
    <w:p w:rsidR="00B0020D" w:rsidRDefault="00B0020D" w:rsidP="00984973">
      <w:pPr>
        <w:pStyle w:val="afff0"/>
        <w:widowControl w:val="0"/>
        <w:numPr>
          <w:ilvl w:val="1"/>
          <w:numId w:val="43"/>
        </w:numPr>
        <w:autoSpaceDE/>
        <w:autoSpaceDN/>
        <w:adjustRightInd w:val="0"/>
        <w:snapToGrid w:val="0"/>
        <w:spacing w:line="360" w:lineRule="exact"/>
        <w:ind w:leftChars="644" w:left="1417" w:right="284" w:firstLine="0"/>
        <w:jc w:val="both"/>
        <w:textAlignment w:val="baseline"/>
        <w:rPr>
          <w:ins w:id="160" w:author="강성용 책임연구원 차량사이버보안개발팀" w:date="2025-03-26T11:03:00Z"/>
          <w:rFonts w:ascii="굴림" w:eastAsia="굴림" w:hAnsi="굴림"/>
          <w:szCs w:val="22"/>
        </w:rPr>
      </w:pPr>
      <w:ins w:id="161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사용하는 오픈소스가 없음을 증빙하는 별도의 검증 도구 수행 결과를 첨부하여 </w:t>
        </w:r>
        <w:r w:rsidR="007F2B73">
          <w:rPr>
            <w:rFonts w:ascii="굴림" w:eastAsia="굴림" w:hAnsi="굴림" w:hint="eastAsia"/>
            <w:szCs w:val="22"/>
          </w:rPr>
          <w:t xml:space="preserve">취약점 검출 결과 </w:t>
        </w:r>
        <w:r>
          <w:rPr>
            <w:rFonts w:ascii="굴림" w:eastAsia="굴림" w:hAnsi="굴림" w:hint="eastAsia"/>
            <w:szCs w:val="22"/>
          </w:rPr>
          <w:t>대체 가능</w:t>
        </w:r>
        <w:r w:rsidR="007F2B73">
          <w:rPr>
            <w:rFonts w:ascii="굴림" w:eastAsia="굴림" w:hAnsi="굴림" w:hint="eastAsia"/>
            <w:szCs w:val="22"/>
          </w:rPr>
          <w:t>(스캔 수행일 허용 기준 무관)</w:t>
        </w:r>
      </w:ins>
    </w:p>
    <w:p w:rsidR="00B0020D" w:rsidRDefault="00B0020D" w:rsidP="00B0020D">
      <w:pPr>
        <w:pStyle w:val="afff0"/>
        <w:widowControl w:val="0"/>
        <w:numPr>
          <w:ilvl w:val="0"/>
          <w:numId w:val="44"/>
        </w:numPr>
        <w:autoSpaceDE/>
        <w:autoSpaceDN/>
        <w:adjustRightInd w:val="0"/>
        <w:snapToGrid w:val="0"/>
        <w:spacing w:line="360" w:lineRule="exact"/>
        <w:ind w:leftChars="0" w:right="284" w:firstLine="941"/>
        <w:jc w:val="both"/>
        <w:textAlignment w:val="baseline"/>
        <w:rPr>
          <w:ins w:id="162" w:author="강성용 책임연구원 차량사이버보안개발팀" w:date="2025-03-26T11:03:00Z"/>
          <w:rFonts w:ascii="굴림" w:eastAsia="굴림" w:hAnsi="굴림"/>
          <w:szCs w:val="22"/>
        </w:rPr>
      </w:pPr>
      <w:ins w:id="163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오픈소스 라이선스 주의/위반이 아니라, 검출된 오픈소스가 없어야 함에 주의</w:t>
        </w:r>
      </w:ins>
    </w:p>
    <w:p w:rsidR="00B0020D" w:rsidRDefault="00B0020D" w:rsidP="00984973">
      <w:pPr>
        <w:pStyle w:val="afff0"/>
        <w:widowControl w:val="0"/>
        <w:numPr>
          <w:ilvl w:val="0"/>
          <w:numId w:val="44"/>
        </w:numPr>
        <w:autoSpaceDE/>
        <w:autoSpaceDN/>
        <w:adjustRightInd w:val="0"/>
        <w:snapToGrid w:val="0"/>
        <w:spacing w:line="360" w:lineRule="exact"/>
        <w:ind w:leftChars="0" w:right="284" w:firstLine="941"/>
        <w:jc w:val="both"/>
        <w:textAlignment w:val="baseline"/>
        <w:rPr>
          <w:ins w:id="164" w:author="강성용 책임연구원 차량사이버보안개발팀" w:date="2025-03-26T11:03:00Z"/>
          <w:rFonts w:ascii="굴림" w:eastAsia="굴림" w:hAnsi="굴림"/>
          <w:szCs w:val="22"/>
        </w:rPr>
      </w:pPr>
      <w:ins w:id="165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이때 사용하는 검증 도구는 본 사양의 도구 선정 기준 외 사용 가능</w:t>
        </w:r>
      </w:ins>
    </w:p>
    <w:p w:rsidR="00E621F5" w:rsidRDefault="00B500DD" w:rsidP="002016E2">
      <w:pPr>
        <w:widowControl w:val="0"/>
        <w:adjustRightInd w:val="0"/>
        <w:snapToGrid w:val="0"/>
        <w:spacing w:line="360" w:lineRule="exact"/>
        <w:ind w:left="1162" w:right="284"/>
        <w:jc w:val="both"/>
        <w:textAlignment w:val="baseline"/>
        <w:rPr>
          <w:ins w:id="166" w:author="강성용 책임연구원 차량사이버보안개발팀" w:date="2025-03-26T11:03:00Z"/>
          <w:rFonts w:ascii="굴림" w:eastAsia="굴림" w:hAnsi="굴림"/>
          <w:szCs w:val="22"/>
        </w:rPr>
      </w:pPr>
      <w:ins w:id="167" w:author="강성용 책임연구원 차량사이버보안개발팀" w:date="2025-03-26T11:03:00Z">
        <w:r>
          <w:rPr>
            <w:noProof/>
          </w:rPr>
          <w:drawing>
            <wp:anchor distT="0" distB="0" distL="114300" distR="114300" simplePos="0" relativeHeight="251656192" behindDoc="0" locked="0" layoutInCell="1" allowOverlap="1" wp14:editId="300CD8A6">
              <wp:simplePos x="0" y="0"/>
              <wp:positionH relativeFrom="column">
                <wp:posOffset>871855</wp:posOffset>
              </wp:positionH>
              <wp:positionV relativeFrom="paragraph">
                <wp:posOffset>179070</wp:posOffset>
              </wp:positionV>
              <wp:extent cx="4733925" cy="2124075"/>
              <wp:effectExtent l="0" t="0" r="0" b="0"/>
              <wp:wrapTopAndBottom/>
              <wp:docPr id="126" name="그림 1" descr="Is CVSS the Right Standard for Prioritization?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그림 1" descr="Is CVSS the Right Standard for Prioritization?"/>
                      <pic:cNvPicPr>
                        <a:picLocks noChangeAspect="1" noChangeArrowheads="1"/>
                      </pic:cNvPicPr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33925" cy="2124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:rsidR="00E621F5" w:rsidRPr="002016E2" w:rsidRDefault="006117FF" w:rsidP="00E621F5">
      <w:pPr>
        <w:widowControl w:val="0"/>
        <w:numPr>
          <w:ilvl w:val="0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68" w:author="강성용 책임연구원 차량사이버보안개발팀" w:date="2025-03-26T11:03:00Z"/>
          <w:rFonts w:ascii="굴림" w:eastAsia="굴림" w:hAnsi="굴림"/>
          <w:b/>
          <w:szCs w:val="22"/>
        </w:rPr>
      </w:pPr>
      <w:ins w:id="169" w:author="강성용 책임연구원 차량사이버보안개발팀" w:date="2025-03-26T11:03:00Z">
        <w:r>
          <w:rPr>
            <w:rFonts w:ascii="굴림" w:eastAsia="굴림" w:hAnsi="굴림"/>
            <w:szCs w:val="22"/>
          </w:rPr>
          <w:br w:type="page"/>
        </w:r>
        <w:r w:rsidR="00656B70" w:rsidRPr="002016E2">
          <w:rPr>
            <w:rFonts w:ascii="굴림" w:eastAsia="굴림" w:hAnsi="굴림" w:hint="eastAsia"/>
            <w:sz w:val="32"/>
            <w:szCs w:val="22"/>
          </w:rPr>
          <w:lastRenderedPageBreak/>
          <w:t xml:space="preserve"> </w:t>
        </w:r>
        <w:r w:rsidR="00656B70" w:rsidRPr="002016E2">
          <w:rPr>
            <w:rFonts w:ascii="굴림" w:eastAsia="굴림" w:hAnsi="굴림" w:hint="eastAsia"/>
            <w:b/>
            <w:sz w:val="32"/>
            <w:szCs w:val="22"/>
          </w:rPr>
          <w:t>부록</w:t>
        </w:r>
      </w:ins>
    </w:p>
    <w:p w:rsidR="002016E2" w:rsidRPr="00656B70" w:rsidRDefault="002016E2" w:rsidP="002016E2">
      <w:pPr>
        <w:widowControl w:val="0"/>
        <w:adjustRightInd w:val="0"/>
        <w:snapToGrid w:val="0"/>
        <w:spacing w:line="360" w:lineRule="exact"/>
        <w:ind w:left="720" w:right="284"/>
        <w:jc w:val="both"/>
        <w:textAlignment w:val="baseline"/>
        <w:rPr>
          <w:ins w:id="170" w:author="강성용 책임연구원 차량사이버보안개발팀" w:date="2025-03-26T11:03:00Z"/>
          <w:rFonts w:ascii="굴림" w:eastAsia="굴림" w:hAnsi="굴림"/>
          <w:b/>
          <w:szCs w:val="22"/>
        </w:rPr>
      </w:pPr>
    </w:p>
    <w:p w:rsidR="00E621F5" w:rsidRDefault="00E621F5" w:rsidP="00E621F5">
      <w:pPr>
        <w:widowControl w:val="0"/>
        <w:numPr>
          <w:ilvl w:val="1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71" w:author="강성용 책임연구원 차량사이버보안개발팀" w:date="2025-03-26T11:03:00Z"/>
          <w:rFonts w:ascii="굴림" w:eastAsia="굴림" w:hAnsi="굴림"/>
          <w:szCs w:val="22"/>
        </w:rPr>
      </w:pPr>
      <w:ins w:id="172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656B70">
          <w:rPr>
            <w:rFonts w:ascii="굴림" w:eastAsia="굴림" w:hAnsi="굴림" w:hint="eastAsia"/>
            <w:szCs w:val="22"/>
          </w:rPr>
          <w:t>검증 성적서</w:t>
        </w:r>
      </w:ins>
    </w:p>
    <w:p w:rsidR="00E0616C" w:rsidRDefault="00E0616C" w:rsidP="00E0616C">
      <w:pPr>
        <w:widowControl w:val="0"/>
        <w:adjustRightInd w:val="0"/>
        <w:snapToGrid w:val="0"/>
        <w:spacing w:line="360" w:lineRule="exact"/>
        <w:ind w:left="1162" w:right="284"/>
        <w:jc w:val="both"/>
        <w:textAlignment w:val="baseline"/>
        <w:rPr>
          <w:ins w:id="173" w:author="강성용 책임연구원 차량사이버보안개발팀" w:date="2025-03-26T11:03:00Z"/>
          <w:rFonts w:ascii="굴림" w:eastAsia="굴림" w:hAnsi="굴림"/>
          <w:szCs w:val="22"/>
        </w:rPr>
      </w:pPr>
      <w:ins w:id="174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검증 성적서는 첨부 엑셀파일의 템플릿을 활용하여 작성되어야 하며,</w:t>
        </w:r>
        <w:r>
          <w:rPr>
            <w:rFonts w:ascii="굴림" w:eastAsia="굴림" w:hAnsi="굴림"/>
            <w:szCs w:val="22"/>
          </w:rPr>
          <w:t xml:space="preserve"> </w:t>
        </w:r>
        <w:r w:rsidR="002016E2">
          <w:rPr>
            <w:rFonts w:ascii="굴림" w:eastAsia="굴림" w:hAnsi="굴림"/>
            <w:szCs w:val="22"/>
          </w:rPr>
          <w:t>‘</w:t>
        </w:r>
        <w:r w:rsidR="00944CD9">
          <w:rPr>
            <w:rFonts w:ascii="굴림" w:eastAsia="굴림" w:hAnsi="굴림" w:hint="eastAsia"/>
            <w:szCs w:val="22"/>
          </w:rPr>
          <w:t>Cover/Summary (Before Fix)/Summary (After Fix)/Details</w:t>
        </w:r>
        <w:r w:rsidR="002016E2">
          <w:rPr>
            <w:rFonts w:ascii="굴림" w:eastAsia="굴림" w:hAnsi="굴림"/>
            <w:szCs w:val="22"/>
          </w:rPr>
          <w:t xml:space="preserve">’ </w:t>
        </w:r>
        <w:r w:rsidR="000C063A">
          <w:rPr>
            <w:rFonts w:ascii="굴림" w:eastAsia="굴림" w:hAnsi="굴림" w:hint="eastAsia"/>
            <w:szCs w:val="22"/>
          </w:rPr>
          <w:t>4</w:t>
        </w:r>
        <w:r w:rsidR="002016E2">
          <w:rPr>
            <w:rFonts w:ascii="굴림" w:eastAsia="굴림" w:hAnsi="굴림" w:hint="eastAsia"/>
            <w:szCs w:val="22"/>
          </w:rPr>
          <w:t>개의 페이지로 구성된다.</w:t>
        </w:r>
      </w:ins>
    </w:p>
    <w:p w:rsidR="002016E2" w:rsidRPr="000C063A" w:rsidRDefault="002016E2" w:rsidP="00E0616C">
      <w:pPr>
        <w:widowControl w:val="0"/>
        <w:adjustRightInd w:val="0"/>
        <w:snapToGrid w:val="0"/>
        <w:spacing w:line="360" w:lineRule="exact"/>
        <w:ind w:left="1162" w:right="284"/>
        <w:jc w:val="both"/>
        <w:textAlignment w:val="baseline"/>
        <w:rPr>
          <w:ins w:id="175" w:author="강성용 책임연구원 차량사이버보안개발팀" w:date="2025-03-26T11:03:00Z"/>
          <w:rFonts w:ascii="굴림" w:eastAsia="굴림" w:hAnsi="굴림"/>
          <w:szCs w:val="22"/>
        </w:rPr>
      </w:pPr>
    </w:p>
    <w:p w:rsidR="00656B70" w:rsidRDefault="00656B70" w:rsidP="00656B70">
      <w:pPr>
        <w:widowControl w:val="0"/>
        <w:numPr>
          <w:ilvl w:val="2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76" w:author="강성용 책임연구원 차량사이버보안개발팀" w:date="2025-03-26T11:03:00Z"/>
          <w:rFonts w:ascii="굴림" w:eastAsia="굴림" w:hAnsi="굴림"/>
          <w:szCs w:val="22"/>
        </w:rPr>
      </w:pPr>
      <w:ins w:id="177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944CD9">
          <w:rPr>
            <w:rFonts w:ascii="굴림" w:eastAsia="굴림" w:hAnsi="굴림" w:hint="eastAsia"/>
            <w:szCs w:val="22"/>
          </w:rPr>
          <w:t>Cover</w:t>
        </w:r>
      </w:ins>
    </w:p>
    <w:p w:rsidR="007725C3" w:rsidRDefault="00B500DD" w:rsidP="007725C3">
      <w:pPr>
        <w:widowControl w:val="0"/>
        <w:adjustRightInd w:val="0"/>
        <w:snapToGrid w:val="0"/>
        <w:spacing w:line="360" w:lineRule="exact"/>
        <w:ind w:left="1604" w:right="284"/>
        <w:jc w:val="both"/>
        <w:textAlignment w:val="baseline"/>
        <w:rPr>
          <w:ins w:id="178" w:author="강성용 책임연구원 차량사이버보안개발팀" w:date="2025-03-26T11:03:00Z"/>
          <w:rFonts w:ascii="굴림" w:eastAsia="굴림" w:hAnsi="굴림"/>
          <w:szCs w:val="22"/>
        </w:rPr>
      </w:pPr>
      <w:ins w:id="179" w:author="강성용 책임연구원 차량사이버보안개발팀" w:date="2025-03-26T11:03:00Z">
        <w:r>
          <w:rPr>
            <w:noProof/>
          </w:rPr>
          <w:drawing>
            <wp:anchor distT="0" distB="0" distL="114300" distR="114300" simplePos="0" relativeHeight="251657216" behindDoc="0" locked="0" layoutInCell="1" allowOverlap="1" wp14:editId="4381DDEC">
              <wp:simplePos x="0" y="0"/>
              <wp:positionH relativeFrom="column">
                <wp:posOffset>-46355</wp:posOffset>
              </wp:positionH>
              <wp:positionV relativeFrom="paragraph">
                <wp:posOffset>88900</wp:posOffset>
              </wp:positionV>
              <wp:extent cx="6567805" cy="5486400"/>
              <wp:effectExtent l="0" t="0" r="0" b="0"/>
              <wp:wrapSquare wrapText="bothSides"/>
              <wp:docPr id="363" name="그림 3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63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567805" cy="548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:rsidR="00656B70" w:rsidRDefault="00E0616C" w:rsidP="00E0616C">
      <w:pPr>
        <w:widowControl w:val="0"/>
        <w:adjustRightInd w:val="0"/>
        <w:snapToGrid w:val="0"/>
        <w:spacing w:line="360" w:lineRule="exact"/>
        <w:ind w:right="284"/>
        <w:jc w:val="both"/>
        <w:textAlignment w:val="baseline"/>
        <w:rPr>
          <w:ins w:id="180" w:author="강성용 책임연구원 차량사이버보안개발팀" w:date="2025-03-26T11:03:00Z"/>
          <w:rFonts w:ascii="굴림" w:eastAsia="굴림" w:hAnsi="굴림"/>
          <w:szCs w:val="22"/>
        </w:rPr>
      </w:pPr>
      <w:ins w:id="181" w:author="강성용 책임연구원 차량사이버보안개발팀" w:date="2025-03-26T11:03:00Z">
        <w:r>
          <w:rPr>
            <w:rFonts w:ascii="굴림" w:eastAsia="굴림" w:hAnsi="굴림"/>
            <w:szCs w:val="22"/>
          </w:rPr>
          <w:br w:type="page"/>
        </w:r>
      </w:ins>
    </w:p>
    <w:p w:rsidR="00656B70" w:rsidRDefault="00656B70" w:rsidP="00656B70">
      <w:pPr>
        <w:widowControl w:val="0"/>
        <w:numPr>
          <w:ilvl w:val="2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82" w:author="강성용 책임연구원 차량사이버보안개발팀" w:date="2025-03-26T11:03:00Z"/>
          <w:rFonts w:ascii="굴림" w:eastAsia="굴림" w:hAnsi="굴림"/>
          <w:szCs w:val="22"/>
        </w:rPr>
      </w:pPr>
      <w:ins w:id="183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lastRenderedPageBreak/>
          <w:t xml:space="preserve"> </w:t>
        </w:r>
        <w:r w:rsidR="00944CD9" w:rsidRPr="00944CD9">
          <w:rPr>
            <w:rFonts w:ascii="굴림" w:eastAsia="굴림" w:hAnsi="굴림"/>
            <w:szCs w:val="22"/>
          </w:rPr>
          <w:t>Summary (Before Fix)</w:t>
        </w:r>
      </w:ins>
    </w:p>
    <w:p w:rsidR="00944CD9" w:rsidRDefault="000C063A" w:rsidP="00944CD9">
      <w:pPr>
        <w:widowControl w:val="0"/>
        <w:numPr>
          <w:ilvl w:val="0"/>
          <w:numId w:val="43"/>
        </w:numPr>
        <w:adjustRightInd w:val="0"/>
        <w:snapToGrid w:val="0"/>
        <w:spacing w:line="360" w:lineRule="exact"/>
        <w:ind w:left="1701" w:right="284" w:hanging="180"/>
        <w:jc w:val="both"/>
        <w:textAlignment w:val="baseline"/>
        <w:rPr>
          <w:ins w:id="184" w:author="강성용 책임연구원 차량사이버보안개발팀" w:date="2025-03-26T11:03:00Z"/>
          <w:noProof/>
        </w:rPr>
      </w:pPr>
      <w:ins w:id="185" w:author="강성용 책임연구원 차량사이버보안개발팀" w:date="2025-03-26T11:03:00Z">
        <w:r>
          <w:rPr>
            <w:rFonts w:hint="eastAsia"/>
            <w:noProof/>
          </w:rPr>
          <w:t xml:space="preserve"> </w:t>
        </w:r>
        <w:r w:rsidRPr="000C063A">
          <w:rPr>
            <w:noProof/>
          </w:rPr>
          <w:t>‘</w:t>
        </w:r>
        <w:r w:rsidR="00944CD9">
          <w:rPr>
            <w:rFonts w:hint="eastAsia"/>
            <w:noProof/>
          </w:rPr>
          <w:t>Cover</w:t>
        </w:r>
        <w:r w:rsidRPr="000C063A">
          <w:rPr>
            <w:noProof/>
          </w:rPr>
          <w:t>'</w:t>
        </w:r>
        <w:r w:rsidRPr="000C063A">
          <w:rPr>
            <w:noProof/>
          </w:rPr>
          <w:t>에</w:t>
        </w:r>
        <w:r w:rsidRPr="000C063A">
          <w:rPr>
            <w:noProof/>
          </w:rPr>
          <w:t xml:space="preserve"> </w:t>
        </w:r>
        <w:r w:rsidRPr="000C063A">
          <w:rPr>
            <w:noProof/>
          </w:rPr>
          <w:t>첨부한</w:t>
        </w:r>
        <w:r w:rsidRPr="000C063A">
          <w:rPr>
            <w:noProof/>
          </w:rPr>
          <w:t xml:space="preserve"> raw data </w:t>
        </w:r>
        <w:r w:rsidRPr="000C063A">
          <w:rPr>
            <w:noProof/>
          </w:rPr>
          <w:t>기준</w:t>
        </w:r>
        <w:r w:rsidRPr="000C063A">
          <w:rPr>
            <w:noProof/>
          </w:rPr>
          <w:t xml:space="preserve"> </w:t>
        </w:r>
        <w:r w:rsidRPr="000C063A">
          <w:rPr>
            <w:noProof/>
          </w:rPr>
          <w:t>전체</w:t>
        </w:r>
        <w:r w:rsidRPr="000C063A">
          <w:rPr>
            <w:noProof/>
          </w:rPr>
          <w:t xml:space="preserve"> </w:t>
        </w:r>
        <w:r w:rsidRPr="000C063A">
          <w:rPr>
            <w:noProof/>
          </w:rPr>
          <w:t>취약점</w:t>
        </w:r>
        <w:r w:rsidRPr="000C063A">
          <w:rPr>
            <w:noProof/>
          </w:rPr>
          <w:t xml:space="preserve"> </w:t>
        </w:r>
        <w:r w:rsidRPr="000C063A">
          <w:rPr>
            <w:noProof/>
          </w:rPr>
          <w:t>개수를</w:t>
        </w:r>
        <w:r w:rsidRPr="000C063A">
          <w:rPr>
            <w:noProof/>
          </w:rPr>
          <w:t xml:space="preserve"> </w:t>
        </w:r>
        <w:r w:rsidRPr="000C063A">
          <w:rPr>
            <w:noProof/>
          </w:rPr>
          <w:t>요약한</w:t>
        </w:r>
        <w:r w:rsidRPr="000C063A">
          <w:rPr>
            <w:noProof/>
          </w:rPr>
          <w:t xml:space="preserve"> </w:t>
        </w:r>
        <w:r w:rsidRPr="000C063A">
          <w:rPr>
            <w:noProof/>
          </w:rPr>
          <w:t>결과물</w:t>
        </w:r>
        <w:r w:rsidRPr="000C063A">
          <w:rPr>
            <w:noProof/>
          </w:rPr>
          <w:t>.</w:t>
        </w:r>
      </w:ins>
    </w:p>
    <w:p w:rsidR="000C063A" w:rsidRPr="000C063A" w:rsidRDefault="00B500DD" w:rsidP="00E014F9">
      <w:pPr>
        <w:widowControl w:val="0"/>
        <w:adjustRightInd w:val="0"/>
        <w:snapToGrid w:val="0"/>
        <w:spacing w:line="360" w:lineRule="exact"/>
        <w:ind w:left="1701" w:right="284"/>
        <w:jc w:val="both"/>
        <w:textAlignment w:val="baseline"/>
        <w:rPr>
          <w:ins w:id="186" w:author="강성용 책임연구원 차량사이버보안개발팀" w:date="2025-03-26T11:03:00Z"/>
          <w:noProof/>
        </w:rPr>
      </w:pPr>
      <w:ins w:id="187" w:author="강성용 책임연구원 차량사이버보안개발팀" w:date="2025-03-26T11:03:00Z">
        <w:r>
          <w:rPr>
            <w:noProof/>
          </w:rPr>
          <w:drawing>
            <wp:anchor distT="0" distB="0" distL="114300" distR="114300" simplePos="0" relativeHeight="251658240" behindDoc="0" locked="0" layoutInCell="1" allowOverlap="0" wp14:editId="6D1CEFF1">
              <wp:simplePos x="0" y="0"/>
              <wp:positionH relativeFrom="column">
                <wp:posOffset>602615</wp:posOffset>
              </wp:positionH>
              <wp:positionV relativeFrom="paragraph">
                <wp:posOffset>590550</wp:posOffset>
              </wp:positionV>
              <wp:extent cx="5629910" cy="4818380"/>
              <wp:effectExtent l="0" t="0" r="0" b="0"/>
              <wp:wrapTopAndBottom/>
              <wp:docPr id="364" name="그림 3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64"/>
                      <pic:cNvPicPr>
                        <a:picLocks noChangeAspect="1" noChangeArrowheads="1"/>
                      </pic:cNvPicPr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29910" cy="4818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C063A" w:rsidRPr="000C063A">
          <w:rPr>
            <w:noProof/>
          </w:rPr>
          <w:t>검토자는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첨부</w:t>
        </w:r>
        <w:r w:rsidR="000C063A" w:rsidRPr="000C063A">
          <w:rPr>
            <w:noProof/>
          </w:rPr>
          <w:t xml:space="preserve"> raw data, </w:t>
        </w:r>
        <w:r w:rsidR="000C063A" w:rsidRPr="000C063A">
          <w:rPr>
            <w:noProof/>
          </w:rPr>
          <w:t>상세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페이지의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전체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취약점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리스트와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현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요약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페이지의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구성항목을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통해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정합성을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확인할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수</w:t>
        </w:r>
        <w:r w:rsidR="000C063A" w:rsidRPr="000C063A">
          <w:rPr>
            <w:noProof/>
          </w:rPr>
          <w:t xml:space="preserve"> </w:t>
        </w:r>
        <w:r w:rsidR="000C063A" w:rsidRPr="000C063A">
          <w:rPr>
            <w:noProof/>
          </w:rPr>
          <w:t>있다</w:t>
        </w:r>
        <w:r w:rsidR="000C063A" w:rsidRPr="000C063A">
          <w:rPr>
            <w:noProof/>
          </w:rPr>
          <w:t>.</w:t>
        </w:r>
      </w:ins>
    </w:p>
    <w:p w:rsidR="000C063A" w:rsidRDefault="000C063A" w:rsidP="00E014F9">
      <w:pPr>
        <w:widowControl w:val="0"/>
        <w:adjustRightInd w:val="0"/>
        <w:snapToGrid w:val="0"/>
        <w:spacing w:line="360" w:lineRule="exact"/>
        <w:ind w:left="1604" w:right="284"/>
        <w:jc w:val="both"/>
        <w:textAlignment w:val="baseline"/>
        <w:rPr>
          <w:ins w:id="188" w:author="강성용 책임연구원 차량사이버보안개발팀" w:date="2025-03-26T11:03:00Z"/>
          <w:rFonts w:ascii="굴림" w:eastAsia="굴림" w:hAnsi="굴림"/>
          <w:szCs w:val="22"/>
        </w:rPr>
      </w:pPr>
    </w:p>
    <w:p w:rsidR="000C063A" w:rsidRDefault="000C063A" w:rsidP="000C063A">
      <w:pPr>
        <w:widowControl w:val="0"/>
        <w:numPr>
          <w:ilvl w:val="2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89" w:author="강성용 책임연구원 차량사이버보안개발팀" w:date="2025-03-26T11:03:00Z"/>
          <w:rFonts w:ascii="굴림" w:eastAsia="굴림" w:hAnsi="굴림"/>
          <w:szCs w:val="22"/>
        </w:rPr>
      </w:pPr>
      <w:ins w:id="190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="00944CD9" w:rsidRPr="00944CD9">
          <w:rPr>
            <w:rFonts w:ascii="굴림" w:eastAsia="굴림" w:hAnsi="굴림"/>
            <w:szCs w:val="22"/>
          </w:rPr>
          <w:t>Summary (After Fix)</w:t>
        </w:r>
      </w:ins>
    </w:p>
    <w:p w:rsidR="000C063A" w:rsidRDefault="000C063A" w:rsidP="000C063A">
      <w:pPr>
        <w:widowControl w:val="0"/>
        <w:numPr>
          <w:ilvl w:val="0"/>
          <w:numId w:val="43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91" w:author="강성용 책임연구원 차량사이버보안개발팀" w:date="2025-03-26T11:03:00Z"/>
          <w:rFonts w:ascii="굴림" w:eastAsia="굴림" w:hAnsi="굴림"/>
          <w:szCs w:val="22"/>
        </w:rPr>
      </w:pPr>
      <w:ins w:id="192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페이지 구성은 </w:t>
        </w:r>
        <w:r>
          <w:rPr>
            <w:rFonts w:ascii="굴림" w:eastAsia="굴림" w:hAnsi="굴림"/>
            <w:szCs w:val="22"/>
          </w:rPr>
          <w:t>‘</w:t>
        </w:r>
        <w:r>
          <w:rPr>
            <w:rFonts w:ascii="굴림" w:eastAsia="굴림" w:hAnsi="굴림" w:hint="eastAsia"/>
            <w:szCs w:val="22"/>
          </w:rPr>
          <w:t xml:space="preserve">6.1.2 </w:t>
        </w:r>
        <w:r w:rsidR="00944CD9" w:rsidRPr="00944CD9">
          <w:rPr>
            <w:rFonts w:ascii="굴림" w:eastAsia="굴림" w:hAnsi="굴림"/>
            <w:szCs w:val="22"/>
          </w:rPr>
          <w:t>Summary (Before Fix)</w:t>
        </w:r>
        <w:r>
          <w:rPr>
            <w:rFonts w:ascii="굴림" w:eastAsia="굴림" w:hAnsi="굴림"/>
            <w:szCs w:val="22"/>
          </w:rPr>
          <w:t>’</w:t>
        </w:r>
        <w:r w:rsidR="00944CD9">
          <w:rPr>
            <w:rFonts w:ascii="굴림" w:eastAsia="굴림" w:hAnsi="굴림" w:hint="eastAsia"/>
            <w:szCs w:val="22"/>
          </w:rPr>
          <w:t>와</w:t>
        </w:r>
        <w:r>
          <w:rPr>
            <w:rFonts w:ascii="굴림" w:eastAsia="굴림" w:hAnsi="굴림" w:hint="eastAsia"/>
            <w:szCs w:val="22"/>
          </w:rPr>
          <w:t xml:space="preserve"> 동일</w:t>
        </w:r>
      </w:ins>
    </w:p>
    <w:p w:rsidR="00944CD9" w:rsidRDefault="000C063A" w:rsidP="00944CD9">
      <w:pPr>
        <w:widowControl w:val="0"/>
        <w:numPr>
          <w:ilvl w:val="0"/>
          <w:numId w:val="43"/>
        </w:numPr>
        <w:adjustRightInd w:val="0"/>
        <w:snapToGrid w:val="0"/>
        <w:spacing w:line="360" w:lineRule="exact"/>
        <w:ind w:left="1701" w:right="284" w:hanging="180"/>
        <w:jc w:val="both"/>
        <w:textAlignment w:val="baseline"/>
        <w:rPr>
          <w:ins w:id="193" w:author="강성용 책임연구원 차량사이버보안개발팀" w:date="2025-03-26T11:03:00Z"/>
          <w:rFonts w:ascii="굴림" w:eastAsia="굴림" w:hAnsi="굴림"/>
          <w:szCs w:val="22"/>
        </w:rPr>
      </w:pPr>
      <w:ins w:id="194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</w:t>
        </w:r>
        <w:r w:rsidRPr="000C063A">
          <w:rPr>
            <w:rFonts w:ascii="굴림" w:eastAsia="굴림" w:hAnsi="굴림"/>
            <w:szCs w:val="22"/>
          </w:rPr>
          <w:t>Raw data 기준 취약점 리스트에서 버전 업그레이드, 패치 적용을 반영한 이후 잔존 취약점 리스트를 요약하여 표기한다.</w:t>
        </w:r>
      </w:ins>
    </w:p>
    <w:p w:rsidR="000C063A" w:rsidRPr="000C063A" w:rsidRDefault="000C063A" w:rsidP="00E014F9">
      <w:pPr>
        <w:widowControl w:val="0"/>
        <w:adjustRightInd w:val="0"/>
        <w:snapToGrid w:val="0"/>
        <w:spacing w:line="360" w:lineRule="exact"/>
        <w:ind w:left="1701" w:right="284"/>
        <w:jc w:val="both"/>
        <w:textAlignment w:val="baseline"/>
        <w:rPr>
          <w:ins w:id="195" w:author="강성용 책임연구원 차량사이버보안개발팀" w:date="2025-03-26T11:03:00Z"/>
          <w:rFonts w:ascii="굴림" w:eastAsia="굴림" w:hAnsi="굴림"/>
          <w:szCs w:val="22"/>
        </w:rPr>
      </w:pPr>
      <w:ins w:id="196" w:author="강성용 책임연구원 차량사이버보안개발팀" w:date="2025-03-26T11:03:00Z">
        <w:r w:rsidRPr="000C063A">
          <w:rPr>
            <w:rFonts w:ascii="굴림" w:eastAsia="굴림" w:hAnsi="굴림"/>
            <w:szCs w:val="22"/>
          </w:rPr>
          <w:t xml:space="preserve">위험수용으로 처리한 경우에도 본 요약본에서 </w:t>
        </w:r>
        <w:r w:rsidR="00ED0DD7">
          <w:rPr>
            <w:rFonts w:ascii="굴림" w:eastAsia="굴림" w:hAnsi="굴림" w:hint="eastAsia"/>
            <w:szCs w:val="22"/>
          </w:rPr>
          <w:t xml:space="preserve">잔존 취약점으로 </w:t>
        </w:r>
        <w:r w:rsidRPr="000C063A">
          <w:rPr>
            <w:rFonts w:ascii="굴림" w:eastAsia="굴림" w:hAnsi="굴림"/>
            <w:szCs w:val="22"/>
          </w:rPr>
          <w:t>합산하여 표</w:t>
        </w:r>
        <w:r w:rsidR="00746E10">
          <w:rPr>
            <w:rFonts w:ascii="굴림" w:eastAsia="굴림" w:hAnsi="굴림" w:hint="eastAsia"/>
            <w:szCs w:val="22"/>
          </w:rPr>
          <w:t>기되어야</w:t>
        </w:r>
        <w:r w:rsidRPr="000C063A">
          <w:rPr>
            <w:rFonts w:ascii="굴림" w:eastAsia="굴림" w:hAnsi="굴림"/>
            <w:szCs w:val="22"/>
          </w:rPr>
          <w:t xml:space="preserve"> 한다.</w:t>
        </w:r>
      </w:ins>
    </w:p>
    <w:p w:rsidR="00E0616C" w:rsidRDefault="00E0616C" w:rsidP="00E0616C">
      <w:pPr>
        <w:widowControl w:val="0"/>
        <w:adjustRightInd w:val="0"/>
        <w:snapToGrid w:val="0"/>
        <w:spacing w:line="360" w:lineRule="exact"/>
        <w:ind w:right="284"/>
        <w:jc w:val="both"/>
        <w:textAlignment w:val="baseline"/>
        <w:rPr>
          <w:ins w:id="197" w:author="강성용 책임연구원 차량사이버보안개발팀" w:date="2025-03-26T11:03:00Z"/>
          <w:rFonts w:ascii="굴림" w:eastAsia="굴림" w:hAnsi="굴림"/>
          <w:szCs w:val="22"/>
        </w:rPr>
      </w:pPr>
    </w:p>
    <w:p w:rsidR="00656B70" w:rsidRDefault="00E0616C" w:rsidP="00656B70">
      <w:pPr>
        <w:widowControl w:val="0"/>
        <w:numPr>
          <w:ilvl w:val="2"/>
          <w:numId w:val="42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198" w:author="강성용 책임연구원 차량사이버보안개발팀" w:date="2025-03-26T11:03:00Z"/>
          <w:rFonts w:ascii="굴림" w:eastAsia="굴림" w:hAnsi="굴림"/>
          <w:szCs w:val="22"/>
        </w:rPr>
      </w:pPr>
      <w:ins w:id="199" w:author="강성용 책임연구원 차량사이버보안개발팀" w:date="2025-03-26T11:03:00Z">
        <w:r>
          <w:rPr>
            <w:rFonts w:ascii="굴림" w:eastAsia="굴림" w:hAnsi="굴림"/>
            <w:szCs w:val="22"/>
          </w:rPr>
          <w:br w:type="page"/>
        </w:r>
        <w:r w:rsidR="00035270">
          <w:rPr>
            <w:rFonts w:ascii="굴림" w:eastAsia="굴림" w:hAnsi="굴림"/>
            <w:szCs w:val="22"/>
          </w:rPr>
          <w:lastRenderedPageBreak/>
          <w:t xml:space="preserve"> </w:t>
        </w:r>
        <w:r w:rsidR="00944CD9">
          <w:rPr>
            <w:rFonts w:ascii="굴림" w:eastAsia="굴림" w:hAnsi="굴림" w:hint="eastAsia"/>
            <w:szCs w:val="22"/>
          </w:rPr>
          <w:t>Details</w:t>
        </w:r>
      </w:ins>
    </w:p>
    <w:p w:rsidR="000C063A" w:rsidRDefault="000C063A" w:rsidP="000C063A">
      <w:pPr>
        <w:widowControl w:val="0"/>
        <w:numPr>
          <w:ilvl w:val="0"/>
          <w:numId w:val="43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200" w:author="강성용 책임연구원 차량사이버보안개발팀" w:date="2025-03-26T11:03:00Z"/>
          <w:rFonts w:ascii="굴림" w:eastAsia="굴림" w:hAnsi="굴림"/>
          <w:szCs w:val="22"/>
        </w:rPr>
      </w:pPr>
      <w:ins w:id="201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Raw data 기준 검출된 모든 취약점에 대한 처리 결과 및 검토 의견을 작성한다.</w:t>
        </w:r>
      </w:ins>
    </w:p>
    <w:p w:rsidR="000C063A" w:rsidRDefault="000C063A" w:rsidP="00E014F9">
      <w:pPr>
        <w:widowControl w:val="0"/>
        <w:numPr>
          <w:ilvl w:val="0"/>
          <w:numId w:val="43"/>
        </w:numPr>
        <w:adjustRightInd w:val="0"/>
        <w:snapToGrid w:val="0"/>
        <w:spacing w:line="360" w:lineRule="exact"/>
        <w:ind w:left="1701" w:right="284" w:hanging="180"/>
        <w:jc w:val="both"/>
        <w:textAlignment w:val="baseline"/>
        <w:rPr>
          <w:ins w:id="202" w:author="강성용 책임연구원 차량사이버보안개발팀" w:date="2025-03-26T11:03:00Z"/>
          <w:rFonts w:ascii="굴림" w:eastAsia="굴림" w:hAnsi="굴림"/>
          <w:szCs w:val="22"/>
        </w:rPr>
      </w:pPr>
      <w:ins w:id="203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모든 취약점에 대한 처리 결과는 제 3자에게 소명 가능한 증빙 형태로 제출(첨부)되어야 한다.</w:t>
        </w:r>
      </w:ins>
    </w:p>
    <w:p w:rsidR="000C063A" w:rsidRDefault="000C063A" w:rsidP="000C063A">
      <w:pPr>
        <w:widowControl w:val="0"/>
        <w:numPr>
          <w:ilvl w:val="0"/>
          <w:numId w:val="43"/>
        </w:numPr>
        <w:adjustRightInd w:val="0"/>
        <w:snapToGrid w:val="0"/>
        <w:spacing w:line="360" w:lineRule="exact"/>
        <w:ind w:right="284"/>
        <w:jc w:val="both"/>
        <w:textAlignment w:val="baseline"/>
        <w:rPr>
          <w:ins w:id="204" w:author="강성용 책임연구원 차량사이버보안개발팀" w:date="2025-03-26T11:03:00Z"/>
          <w:rFonts w:ascii="굴림" w:eastAsia="굴림" w:hAnsi="굴림"/>
          <w:szCs w:val="22"/>
        </w:rPr>
      </w:pPr>
      <w:ins w:id="205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 xml:space="preserve"> 모든 취약점은 아래와 같이 4가지 status를 구분하여 제출되어야 한다.</w:t>
        </w:r>
      </w:ins>
    </w:p>
    <w:p w:rsidR="000C063A" w:rsidRPr="000C063A" w:rsidRDefault="000C063A" w:rsidP="000C063A">
      <w:pPr>
        <w:widowControl w:val="0"/>
        <w:numPr>
          <w:ilvl w:val="1"/>
          <w:numId w:val="43"/>
        </w:numPr>
        <w:adjustRightInd w:val="0"/>
        <w:snapToGrid w:val="0"/>
        <w:spacing w:line="360" w:lineRule="exact"/>
        <w:ind w:right="284" w:firstLine="1701"/>
        <w:jc w:val="both"/>
        <w:textAlignment w:val="baseline"/>
        <w:rPr>
          <w:ins w:id="206" w:author="강성용 책임연구원 차량사이버보안개발팀" w:date="2025-03-26T11:03:00Z"/>
          <w:rFonts w:ascii="굴림" w:eastAsia="굴림" w:hAnsi="굴림"/>
          <w:szCs w:val="22"/>
        </w:rPr>
      </w:pPr>
      <w:ins w:id="207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Patched : 공식 패치 적용을 통해 해당 취약점이 해결되었음</w:t>
        </w:r>
      </w:ins>
    </w:p>
    <w:p w:rsidR="000C063A" w:rsidRDefault="000C063A" w:rsidP="000C063A">
      <w:pPr>
        <w:widowControl w:val="0"/>
        <w:numPr>
          <w:ilvl w:val="1"/>
          <w:numId w:val="43"/>
        </w:numPr>
        <w:adjustRightInd w:val="0"/>
        <w:snapToGrid w:val="0"/>
        <w:spacing w:line="360" w:lineRule="exact"/>
        <w:ind w:right="284" w:firstLine="1701"/>
        <w:jc w:val="both"/>
        <w:textAlignment w:val="baseline"/>
        <w:rPr>
          <w:ins w:id="208" w:author="강성용 책임연구원 차량사이버보안개발팀" w:date="2025-03-26T11:03:00Z"/>
          <w:rFonts w:ascii="굴림" w:eastAsia="굴림" w:hAnsi="굴림"/>
          <w:szCs w:val="22"/>
        </w:rPr>
      </w:pPr>
      <w:ins w:id="209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Justified : 해당 취약점이 제품에 영향이 없음(명확한 사유 포함 필요)</w:t>
        </w:r>
      </w:ins>
    </w:p>
    <w:p w:rsidR="000C063A" w:rsidRDefault="000C063A" w:rsidP="000C063A">
      <w:pPr>
        <w:widowControl w:val="0"/>
        <w:numPr>
          <w:ilvl w:val="1"/>
          <w:numId w:val="43"/>
        </w:numPr>
        <w:adjustRightInd w:val="0"/>
        <w:snapToGrid w:val="0"/>
        <w:spacing w:line="360" w:lineRule="exact"/>
        <w:ind w:right="284" w:firstLine="1701"/>
        <w:jc w:val="both"/>
        <w:textAlignment w:val="baseline"/>
        <w:rPr>
          <w:ins w:id="210" w:author="강성용 책임연구원 차량사이버보안개발팀" w:date="2025-03-26T11:03:00Z"/>
          <w:rFonts w:ascii="굴림" w:eastAsia="굴림" w:hAnsi="굴림"/>
          <w:szCs w:val="22"/>
        </w:rPr>
      </w:pPr>
      <w:ins w:id="211" w:author="강성용 책임연구원 차량사이버보안개발팀" w:date="2025-03-26T11:03:00Z">
        <w:r>
          <w:rPr>
            <w:rFonts w:ascii="굴림" w:eastAsia="굴림" w:hAnsi="굴림" w:hint="eastAsia"/>
            <w:szCs w:val="22"/>
          </w:rPr>
          <w:t>Risk Accepted : 취약점에 대한 위험을 수용하기로 결정함</w:t>
        </w:r>
      </w:ins>
    </w:p>
    <w:p w:rsidR="000C063A" w:rsidRDefault="00B500DD" w:rsidP="00E014F9">
      <w:pPr>
        <w:widowControl w:val="0"/>
        <w:numPr>
          <w:ilvl w:val="1"/>
          <w:numId w:val="43"/>
        </w:numPr>
        <w:adjustRightInd w:val="0"/>
        <w:snapToGrid w:val="0"/>
        <w:spacing w:line="360" w:lineRule="exact"/>
        <w:ind w:right="284" w:firstLine="1701"/>
        <w:jc w:val="both"/>
        <w:textAlignment w:val="baseline"/>
        <w:rPr>
          <w:ins w:id="212" w:author="강성용 책임연구원 차량사이버보안개발팀" w:date="2025-03-26T11:03:00Z"/>
          <w:rFonts w:ascii="굴림" w:eastAsia="굴림" w:hAnsi="굴림"/>
          <w:szCs w:val="22"/>
        </w:rPr>
      </w:pPr>
      <w:ins w:id="213" w:author="강성용 책임연구원 차량사이버보안개발팀" w:date="2025-03-26T11:03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editId="6720DE76">
              <wp:simplePos x="0" y="0"/>
              <wp:positionH relativeFrom="column">
                <wp:posOffset>6985</wp:posOffset>
              </wp:positionH>
              <wp:positionV relativeFrom="paragraph">
                <wp:posOffset>337820</wp:posOffset>
              </wp:positionV>
              <wp:extent cx="6559550" cy="2727325"/>
              <wp:effectExtent l="0" t="0" r="0" b="0"/>
              <wp:wrapSquare wrapText="bothSides"/>
              <wp:docPr id="365" name="그림 3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65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559550" cy="2727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C063A">
          <w:rPr>
            <w:rFonts w:ascii="굴림" w:eastAsia="굴림" w:hAnsi="굴림" w:hint="eastAsia"/>
            <w:szCs w:val="22"/>
          </w:rPr>
          <w:t>N/A : CVSS v3 Base score 7.0 미만으로, 당사 사양 기준 허용 범주 내 취약점</w:t>
        </w:r>
      </w:ins>
    </w:p>
    <w:p w:rsidR="00E242FA" w:rsidRDefault="00E242FA" w:rsidP="00E014F9">
      <w:pPr>
        <w:spacing w:line="360" w:lineRule="exact"/>
        <w:ind w:left="1418" w:right="284"/>
        <w:jc w:val="both"/>
        <w:rPr>
          <w:ins w:id="214" w:author="강성용 책임연구원 차량사이버보안개발팀" w:date="2025-03-26T11:03:00Z"/>
        </w:rPr>
      </w:pPr>
    </w:p>
    <w:p w:rsidR="00276A15" w:rsidRDefault="00276A15" w:rsidP="00276A15">
      <w:pPr>
        <w:spacing w:line="360" w:lineRule="exact"/>
        <w:ind w:right="284"/>
        <w:jc w:val="both"/>
        <w:rPr>
          <w:ins w:id="215" w:author="강성용 책임연구원 차량사이버보안개발팀" w:date="2025-03-26T11:03:00Z"/>
        </w:rPr>
      </w:pPr>
    </w:p>
    <w:p w:rsidR="00276A15" w:rsidRPr="00E621F5" w:rsidRDefault="00276A15">
      <w:pPr>
        <w:spacing w:line="360" w:lineRule="exact"/>
        <w:ind w:right="284"/>
        <w:jc w:val="both"/>
        <w:pPrChange w:id="216" w:author="강성용 책임연구원 차량사이버보안개발팀" w:date="2025-03-26T11:03:00Z">
          <w:pPr/>
        </w:pPrChange>
      </w:pPr>
    </w:p>
    <w:sectPr w:rsidR="00276A15" w:rsidRPr="00E621F5" w:rsidSect="00B500DD">
      <w:headerReference w:type="even" r:id="rId12"/>
      <w:headerReference w:type="default" r:id="rId13"/>
      <w:footerReference w:type="even" r:id="rId14"/>
      <w:footerReference w:type="default" r:id="rId15"/>
      <w:pgSz w:w="11901" w:h="16834" w:code="9"/>
      <w:pgMar w:top="624" w:right="703" w:bottom="431" w:left="851" w:header="284" w:footer="227" w:gutter="0"/>
      <w:pgNumType w:start="1"/>
      <w:cols w:space="720"/>
      <w:docGrid w:linePitch="299"/>
      <w:sectPrChange w:id="274" w:author="Windows 사용자" w:date="2025-03-26T11:04:00Z">
        <w:sectPr w:rsidR="00276A15" w:rsidRPr="00E621F5" w:rsidSect="00B500DD">
          <w:pgSz w:w="11906" w:h="16838" w:code="0"/>
          <w:pgMar w:top="1701" w:right="1440" w:bottom="1440" w:left="1440" w:header="851" w:footer="992" w:gutter="0"/>
          <w:cols w:space="425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0DD" w:rsidRDefault="00B500DD" w:rsidP="00B500DD">
      <w:r>
        <w:separator/>
      </w:r>
    </w:p>
  </w:endnote>
  <w:endnote w:type="continuationSeparator" w:id="0">
    <w:p w:rsidR="00B500DD" w:rsidRDefault="00B500DD" w:rsidP="00B500DD">
      <w:r>
        <w:continuationSeparator/>
      </w:r>
    </w:p>
  </w:endnote>
  <w:endnote w:type="continuationNotice" w:id="1">
    <w:p w:rsidR="00B500DD" w:rsidRDefault="00B500DD" w:rsidP="00B500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51" w:rsidRDefault="00914751">
    <w:pPr>
      <w:spacing w:before="480" w:line="1" w:lineRule="exact"/>
      <w:rPr>
        <w:ins w:id="259" w:author="강성용 책임연구원 차량사이버보안개발팀" w:date="2025-03-26T11:03:00Z"/>
        <w:sz w:val="23"/>
        <w:szCs w:val="23"/>
      </w:rPr>
    </w:pPr>
  </w:p>
  <w:tbl>
    <w:tblPr>
      <w:tblW w:w="0" w:type="auto"/>
      <w:tblInd w:w="-171" w:type="dxa"/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10850"/>
    </w:tblGrid>
    <w:tr w:rsidR="00914751">
      <w:trPr>
        <w:cantSplit/>
        <w:ins w:id="260" w:author="강성용 책임연구원 차량사이버보안개발팀" w:date="2025-03-26T11:03:00Z"/>
      </w:trPr>
      <w:tc>
        <w:tcPr>
          <w:tcW w:w="10850" w:type="dxa"/>
          <w:tcBorders>
            <w:top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ins w:id="261" w:author="강성용 책임연구원 차량사이버보안개발팀" w:date="2025-03-26T11:03:00Z"/>
              <w:rFonts w:ascii="Helvetica" w:hAnsi="Helvetica"/>
              <w:sz w:val="12"/>
              <w:szCs w:val="12"/>
            </w:rPr>
          </w:pPr>
          <w:ins w:id="262" w:author="강성용 책임연구원 차량사이버보안개발팀" w:date="2025-03-26T11:03:00Z">
            <w:r>
              <w:rPr>
                <w:rFonts w:ascii="Helvetica" w:hAnsi="Helvetica"/>
                <w:sz w:val="12"/>
                <w:szCs w:val="12"/>
              </w:rPr>
              <w:t>©This drawing is our exclusive property, without our consent, this drawing must not be reproduced or used elsewhere. We reserve all rights, also in the case of a patent being granted</w:t>
            </w:r>
          </w:ins>
        </w:p>
      </w:tc>
    </w:tr>
  </w:tbl>
  <w:p w:rsidR="00914751" w:rsidRDefault="0091475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ind w:left="-227"/>
      <w:rPr>
        <w:ins w:id="263" w:author="강성용 책임연구원 차량사이버보안개발팀" w:date="2025-03-26T11:03:00Z"/>
        <w:rFonts w:ascii="Helvetica" w:hAnsi="Helvetica"/>
        <w:sz w:val="12"/>
        <w:szCs w:val="12"/>
      </w:rPr>
    </w:pPr>
  </w:p>
  <w:p w:rsidR="00914751" w:rsidRDefault="0091475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ind w:left="-227"/>
      <w:rPr>
        <w:ins w:id="264" w:author="강성용 책임연구원 차량사이버보안개발팀" w:date="2025-03-26T11:03:00Z"/>
        <w:rFonts w:ascii="Helvetica" w:hAnsi="Helvetica"/>
        <w:sz w:val="12"/>
        <w:szCs w:val="12"/>
      </w:rPr>
    </w:pPr>
  </w:p>
  <w:p w:rsidR="00914751" w:rsidRDefault="0091475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ind w:left="-227"/>
      <w:rPr>
        <w:rFonts w:ascii="Helvetica" w:hAnsi="Helvetica"/>
        <w:sz w:val="12"/>
        <w:rPrChange w:id="265" w:author="강성용 책임연구원 차량사이버보안개발팀" w:date="2025-03-26T11:03:00Z">
          <w:rPr/>
        </w:rPrChange>
      </w:rPr>
      <w:pPrChange w:id="266" w:author="강성용 책임연구원 차량사이버보안개발팀" w:date="2025-03-26T11:03:00Z">
        <w:pPr>
          <w:pStyle w:val="11"/>
        </w:pPr>
      </w:pPrChange>
    </w:pPr>
    <w:ins w:id="267" w:author="강성용 책임연구원 차량사이버보안개발팀" w:date="2025-03-26T11:03:00Z">
      <w:r>
        <w:rPr>
          <w:rFonts w:ascii="Helvetica" w:hAnsi="Helvetica"/>
          <w:sz w:val="12"/>
          <w:szCs w:val="12"/>
        </w:rPr>
        <w:t>RBAU 2705I/3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4751" w:rsidRPr="00B00B76" w:rsidRDefault="00914751" w:rsidP="00B00B76">
    <w:pPr>
      <w:spacing w:line="240" w:lineRule="atLeast"/>
      <w:rPr>
        <w:ins w:id="268" w:author="강성용 책임연구원 차량사이버보안개발팀" w:date="2025-03-26T11:03:00Z"/>
        <w:rFonts w:ascii="돋움체" w:eastAsia="돋움체" w:hAnsi="돋움체"/>
      </w:rPr>
    </w:pPr>
    <w:ins w:id="269" w:author="강성용 책임연구원 차량사이버보안개발팀" w:date="2025-03-26T11:03:00Z">
      <w:r w:rsidRPr="00B00B76">
        <w:rPr>
          <w:rFonts w:ascii="돋움체" w:eastAsia="돋움체" w:hAnsi="돋움체"/>
        </w:rPr>
        <w:t>1F-SG-0</w:t>
      </w:r>
      <w:r w:rsidRPr="00B00B76">
        <w:rPr>
          <w:rFonts w:ascii="돋움체" w:eastAsia="돋움체" w:hAnsi="돋움체" w:hint="eastAsia"/>
        </w:rPr>
        <w:t>00</w:t>
      </w:r>
      <w:r w:rsidRPr="00B00B76">
        <w:rPr>
          <w:rFonts w:ascii="돋움체" w:eastAsia="돋움체" w:hAnsi="돋움체"/>
        </w:rPr>
        <w:t>02</w:t>
      </w:r>
      <w:r w:rsidRPr="00B00B76">
        <w:rPr>
          <w:rFonts w:ascii="돋움체" w:eastAsia="돋움체" w:hAnsi="돋움체" w:hint="eastAsia"/>
        </w:rPr>
        <w:t xml:space="preserve">                                                                현대자동차</w:t>
      </w:r>
      <w:r w:rsidR="00B23B48" w:rsidRPr="00B23B48">
        <w:rPr>
          <w:rFonts w:ascii="돋움체" w:eastAsia="돋움체" w:hAnsi="돋움체" w:hint="eastAsia"/>
        </w:rPr>
        <w:t>·</w:t>
      </w:r>
      <w:r w:rsidR="00DF28FA">
        <w:rPr>
          <w:rFonts w:ascii="돋움체" w:eastAsia="돋움체" w:hAnsi="돋움체" w:hint="eastAsia"/>
        </w:rPr>
        <w:t>기아</w:t>
      </w:r>
    </w:ins>
  </w:p>
  <w:p w:rsidR="00914751" w:rsidRPr="00B00B76" w:rsidRDefault="00914751" w:rsidP="00E014F9">
    <w:pPr>
      <w:ind w:firstLineChars="450" w:firstLine="990"/>
      <w:rPr>
        <w:ins w:id="270" w:author="강성용 책임연구원 차량사이버보안개발팀" w:date="2025-03-26T11:03:00Z"/>
        <w:rFonts w:ascii="돋움체" w:eastAsia="돋움체" w:hAnsi="돋움체"/>
      </w:rPr>
    </w:pPr>
    <w:ins w:id="271" w:author="강성용 책임연구원 차량사이버보안개발팀" w:date="2025-03-26T11:03:00Z">
      <w:r w:rsidRPr="00B00B76">
        <w:rPr>
          <w:rFonts w:ascii="돋움체" w:eastAsia="돋움체" w:hAnsi="돋움체" w:hint="eastAsia"/>
        </w:rPr>
        <w:t xml:space="preserve">                                                                          </w:t>
      </w:r>
      <w:r w:rsidR="00944CD9">
        <w:rPr>
          <w:rFonts w:ascii="돋움체" w:eastAsia="돋움체" w:hAnsi="돋움체" w:hint="eastAsia"/>
        </w:rPr>
        <w:t>HMC</w:t>
      </w:r>
      <w:r w:rsidR="00B23B48" w:rsidRPr="00B23B48">
        <w:rPr>
          <w:rFonts w:ascii="돋움체" w:eastAsia="돋움체" w:hAnsi="돋움체" w:hint="eastAsia"/>
        </w:rPr>
        <w:t>·</w:t>
      </w:r>
      <w:r w:rsidR="00DF28FA">
        <w:rPr>
          <w:rFonts w:ascii="돋움체" w:eastAsia="돋움체" w:hAnsi="돋움체" w:hint="eastAsia"/>
        </w:rPr>
        <w:t>KIA</w:t>
      </w:r>
    </w:ins>
  </w:p>
  <w:p w:rsidR="00914751" w:rsidRPr="00B00B76" w:rsidRDefault="00914751">
    <w:pPr>
      <w:pStyle w:val="a8"/>
      <w:rPr>
        <w:rFonts w:ascii="돋움체" w:hAnsi="돋움체"/>
        <w:sz w:val="12"/>
        <w:rPrChange w:id="272" w:author="강성용 책임연구원 차량사이버보안개발팀" w:date="2025-03-26T11:03:00Z">
          <w:rPr>
            <w:rFonts w:eastAsia="돋움체"/>
          </w:rPr>
        </w:rPrChange>
      </w:rPr>
      <w:pPrChange w:id="273" w:author="강성용 책임연구원 차량사이버보안개발팀" w:date="2025-03-26T11:03:00Z">
        <w:pPr>
          <w:pStyle w:val="11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0DD" w:rsidRDefault="00B500DD" w:rsidP="00B500DD">
      <w:r>
        <w:separator/>
      </w:r>
    </w:p>
  </w:footnote>
  <w:footnote w:type="continuationSeparator" w:id="0">
    <w:p w:rsidR="00B500DD" w:rsidRDefault="00B500DD" w:rsidP="00B500DD">
      <w:r>
        <w:continuationSeparator/>
      </w:r>
    </w:p>
  </w:footnote>
  <w:footnote w:type="continuationNotice" w:id="1">
    <w:p w:rsidR="00B500DD" w:rsidRDefault="00B500DD" w:rsidP="00B500D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69" w:type="dxa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2268"/>
      <w:gridCol w:w="6236"/>
      <w:gridCol w:w="2268"/>
    </w:tblGrid>
    <w:tr w:rsidR="00914751">
      <w:trPr>
        <w:cantSplit/>
        <w:trHeight w:hRule="exact" w:val="1063"/>
        <w:ins w:id="217" w:author="강성용 책임연구원 차량사이버보안개발팀" w:date="2025-03-26T11:03:00Z"/>
      </w:trPr>
      <w:tc>
        <w:tcPr>
          <w:tcW w:w="2268" w:type="dxa"/>
          <w:tcBorders>
            <w:top w:val="single" w:sz="48" w:space="0" w:color="auto"/>
            <w:left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ins w:id="218" w:author="강성용 책임연구원 차량사이버보안개발팀" w:date="2025-03-26T11:03:00Z"/>
              <w:rFonts w:ascii="Helvetica" w:hAnsi="Helvetica"/>
              <w:b/>
              <w:sz w:val="21"/>
              <w:szCs w:val="21"/>
            </w:rPr>
          </w:pPr>
          <w:ins w:id="219" w:author="강성용 책임연구원 차량사이버보안개발팀" w:date="2025-03-26T11:03:00Z">
            <w:r>
              <w:rPr>
                <w:rFonts w:ascii="Helvetica" w:hAnsi="Helvetica"/>
                <w:b/>
                <w:sz w:val="21"/>
                <w:szCs w:val="21"/>
              </w:rPr>
              <w:t>ROBERT BOSCH</w:t>
            </w:r>
          </w:ins>
        </w:p>
        <w:p w:rsidR="00914751" w:rsidRDefault="00914751">
          <w:pPr>
            <w:tabs>
              <w:tab w:val="left" w:pos="-720"/>
            </w:tabs>
            <w:jc w:val="center"/>
            <w:rPr>
              <w:ins w:id="220" w:author="강성용 책임연구원 차량사이버보안개발팀" w:date="2025-03-26T11:03:00Z"/>
              <w:rFonts w:ascii="Helvetica" w:hAnsi="Helvetica"/>
              <w:b/>
              <w:sz w:val="21"/>
              <w:szCs w:val="21"/>
            </w:rPr>
          </w:pPr>
          <w:ins w:id="221" w:author="강성용 책임연구원 차량사이버보안개발팀" w:date="2025-03-26T11:03:00Z">
            <w:r>
              <w:rPr>
                <w:rFonts w:ascii="Helvetica" w:hAnsi="Helvetica"/>
                <w:b/>
                <w:sz w:val="21"/>
                <w:szCs w:val="21"/>
              </w:rPr>
              <w:t>(AUSTRALIA)</w:t>
            </w:r>
          </w:ins>
        </w:p>
        <w:p w:rsidR="00914751" w:rsidRDefault="00914751">
          <w:pPr>
            <w:tabs>
              <w:tab w:val="left" w:pos="-720"/>
            </w:tabs>
            <w:jc w:val="center"/>
            <w:rPr>
              <w:ins w:id="222" w:author="강성용 책임연구원 차량사이버보안개발팀" w:date="2025-03-26T11:03:00Z"/>
              <w:rFonts w:ascii="Helvetica" w:hAnsi="Helvetica"/>
              <w:b/>
              <w:sz w:val="21"/>
              <w:szCs w:val="21"/>
            </w:rPr>
          </w:pPr>
          <w:ins w:id="223" w:author="강성용 책임연구원 차량사이버보안개발팀" w:date="2025-03-26T11:03:00Z">
            <w:r>
              <w:rPr>
                <w:rFonts w:ascii="Helvetica" w:hAnsi="Helvetica"/>
                <w:b/>
                <w:sz w:val="21"/>
                <w:szCs w:val="21"/>
              </w:rPr>
              <w:t>PTY LTD</w:t>
            </w:r>
          </w:ins>
        </w:p>
      </w:tc>
      <w:tc>
        <w:tcPr>
          <w:tcW w:w="6236" w:type="dxa"/>
          <w:tcBorders>
            <w:top w:val="single" w:sz="48" w:space="0" w:color="auto"/>
            <w:left w:val="single" w:sz="6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ins w:id="224" w:author="강성용 책임연구원 차량사이버보안개발팀" w:date="2025-03-26T11:03:00Z"/>
              <w:rFonts w:ascii="Helvetica" w:hAnsi="Helvetica"/>
              <w:b/>
              <w:sz w:val="25"/>
              <w:szCs w:val="25"/>
            </w:rPr>
          </w:pPr>
          <w:ins w:id="225" w:author="강성용 책임연구원 차량사이버보안개발팀" w:date="2025-03-26T11:03:00Z">
            <w:r>
              <w:rPr>
                <w:rFonts w:ascii="Helvetica" w:hAnsi="Helvetica"/>
                <w:b/>
                <w:sz w:val="25"/>
                <w:szCs w:val="25"/>
              </w:rPr>
              <w:t>FINAL TEST SPECIFICATION FOR</w:t>
            </w:r>
          </w:ins>
        </w:p>
        <w:p w:rsidR="00914751" w:rsidRDefault="00914751">
          <w:pPr>
            <w:tabs>
              <w:tab w:val="left" w:pos="-720"/>
            </w:tabs>
            <w:jc w:val="center"/>
            <w:rPr>
              <w:ins w:id="226" w:author="강성용 책임연구원 차량사이버보안개발팀" w:date="2025-03-26T11:03:00Z"/>
              <w:rFonts w:ascii="Helvetica" w:hAnsi="Helvetica"/>
              <w:b/>
              <w:sz w:val="25"/>
              <w:szCs w:val="25"/>
            </w:rPr>
          </w:pPr>
          <w:ins w:id="227" w:author="강성용 책임연구원 차량사이버보안개발팀" w:date="2025-03-26T11:03:00Z">
            <w:r>
              <w:rPr>
                <w:rFonts w:ascii="Helvetica" w:hAnsi="Helvetica"/>
                <w:b/>
                <w:sz w:val="25"/>
                <w:szCs w:val="25"/>
              </w:rPr>
              <w:t>FORD EA77 CENTRAL CONTROLLER WITH IMMOBILISATION AND KEYLESS ENTRY FOR HIGH, MID, LOW AND COMMERCIAL SERIES</w:t>
            </w:r>
          </w:ins>
        </w:p>
      </w:tc>
      <w:tc>
        <w:tcPr>
          <w:tcW w:w="2268" w:type="dxa"/>
          <w:tcBorders>
            <w:top w:val="single" w:sz="48" w:space="0" w:color="auto"/>
            <w:left w:val="single" w:sz="6" w:space="0" w:color="auto"/>
            <w:right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ins w:id="228" w:author="강성용 책임연구원 차량사이버보안개발팀" w:date="2025-03-26T11:03:00Z"/>
              <w:rFonts w:ascii="Helvetica" w:hAnsi="Helvetica"/>
              <w:b/>
              <w:sz w:val="25"/>
              <w:szCs w:val="25"/>
            </w:rPr>
          </w:pPr>
          <w:ins w:id="229" w:author="강성용 책임연구원 차량사이버보안개발팀" w:date="2025-03-26T11:03:00Z">
            <w:r>
              <w:rPr>
                <w:rFonts w:ascii="Helvetica" w:hAnsi="Helvetica"/>
                <w:b/>
                <w:sz w:val="25"/>
                <w:szCs w:val="25"/>
              </w:rPr>
              <w:t>Y 330 06P 422</w:t>
            </w:r>
          </w:ins>
        </w:p>
      </w:tc>
    </w:tr>
    <w:tr w:rsidR="00914751">
      <w:trPr>
        <w:cantSplit/>
        <w:trHeight w:hRule="exact" w:val="376"/>
        <w:ins w:id="230" w:author="강성용 책임연구원 차량사이버보안개발팀" w:date="2025-03-26T11:03:00Z"/>
      </w:trPr>
      <w:tc>
        <w:tcPr>
          <w:tcW w:w="2268" w:type="dxa"/>
          <w:tcBorders>
            <w:top w:val="single" w:sz="6" w:space="0" w:color="auto"/>
            <w:left w:val="single" w:sz="48" w:space="0" w:color="auto"/>
            <w:bottom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ins w:id="231" w:author="강성용 책임연구원 차량사이버보안개발팀" w:date="2025-03-26T11:03:00Z"/>
              <w:rFonts w:ascii="Helvetica" w:hAnsi="Helvetica"/>
              <w:sz w:val="15"/>
              <w:szCs w:val="15"/>
            </w:rPr>
          </w:pPr>
          <w:ins w:id="232" w:author="강성용 책임연구원 차량사이버보안개발팀" w:date="2025-03-26T11:03:00Z">
            <w:r>
              <w:rPr>
                <w:rFonts w:ascii="Helvetica" w:hAnsi="Helvetica"/>
                <w:sz w:val="15"/>
                <w:szCs w:val="15"/>
              </w:rPr>
              <w:t>A.C.N. 004 315 628</w:t>
            </w:r>
          </w:ins>
        </w:p>
      </w:tc>
      <w:tc>
        <w:tcPr>
          <w:tcW w:w="6236" w:type="dxa"/>
          <w:tcBorders>
            <w:left w:val="single" w:sz="6" w:space="0" w:color="auto"/>
            <w:bottom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ins w:id="233" w:author="강성용 책임연구원 차량사이버보안개발팀" w:date="2025-03-26T11:03:00Z"/>
              <w:rFonts w:ascii="Helvetica" w:hAnsi="Helvetica"/>
              <w:b/>
              <w:sz w:val="15"/>
              <w:szCs w:val="15"/>
            </w:rPr>
          </w:pPr>
        </w:p>
      </w:tc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48" w:space="0" w:color="auto"/>
            <w:right w:val="single" w:sz="48" w:space="0" w:color="auto"/>
          </w:tcBorders>
        </w:tcPr>
        <w:p w:rsidR="00914751" w:rsidRDefault="00914751">
          <w:pPr>
            <w:tabs>
              <w:tab w:val="left" w:pos="-720"/>
            </w:tabs>
            <w:jc w:val="center"/>
            <w:rPr>
              <w:ins w:id="234" w:author="강성용 책임연구원 차량사이버보안개발팀" w:date="2025-03-26T11:03:00Z"/>
              <w:rFonts w:ascii="Helvetica" w:hAnsi="Helvetica"/>
              <w:b/>
              <w:sz w:val="21"/>
              <w:szCs w:val="21"/>
            </w:rPr>
          </w:pPr>
          <w:ins w:id="235" w:author="강성용 책임연구원 차량사이버보안개발팀" w:date="2025-03-26T11:03:00Z">
            <w:r>
              <w:rPr>
                <w:rFonts w:ascii="Helvetica" w:hAnsi="Helvetica"/>
                <w:b/>
                <w:sz w:val="21"/>
                <w:szCs w:val="21"/>
              </w:rPr>
              <w:t xml:space="preserve">Page </w:t>
            </w:r>
            <w:r>
              <w:rPr>
                <w:rFonts w:ascii="Helvetica" w:hAnsi="Helvetica"/>
                <w:b/>
                <w:sz w:val="21"/>
                <w:szCs w:val="21"/>
              </w:rPr>
              <w:fldChar w:fldCharType="begin"/>
            </w:r>
            <w:r>
              <w:rPr>
                <w:rFonts w:ascii="Helvetica" w:hAnsi="Helvetica"/>
                <w:b/>
                <w:sz w:val="21"/>
                <w:szCs w:val="21"/>
              </w:rPr>
              <w:instrText>page \* arabic</w:instrText>
            </w:r>
            <w:r>
              <w:rPr>
                <w:rFonts w:ascii="Helvetica" w:hAnsi="Helvetica"/>
                <w:b/>
                <w:sz w:val="21"/>
                <w:szCs w:val="21"/>
              </w:rPr>
              <w:fldChar w:fldCharType="separate"/>
            </w:r>
            <w:r>
              <w:rPr>
                <w:rFonts w:ascii="Helvetica" w:hAnsi="Helvetica"/>
                <w:b/>
                <w:noProof/>
                <w:sz w:val="21"/>
                <w:szCs w:val="21"/>
              </w:rPr>
              <w:t>120</w:t>
            </w:r>
            <w:r>
              <w:rPr>
                <w:rFonts w:ascii="Helvetica" w:hAnsi="Helvetica"/>
                <w:b/>
                <w:sz w:val="21"/>
                <w:szCs w:val="21"/>
              </w:rPr>
              <w:fldChar w:fldCharType="end"/>
            </w:r>
            <w:r>
              <w:rPr>
                <w:rFonts w:ascii="Helvetica" w:hAnsi="Helvetica"/>
                <w:b/>
                <w:sz w:val="21"/>
                <w:szCs w:val="21"/>
              </w:rPr>
              <w:t xml:space="preserve"> of 13</w:t>
            </w:r>
          </w:ins>
        </w:p>
      </w:tc>
    </w:tr>
  </w:tbl>
  <w:p w:rsidR="00914751" w:rsidRDefault="00914751">
    <w:pPr>
      <w:tabs>
        <w:tab w:val="left" w:pos="-947"/>
        <w:tab w:val="left" w:pos="-227"/>
        <w:tab w:val="left" w:pos="493"/>
        <w:tab w:val="left" w:pos="1213"/>
        <w:tab w:val="left" w:pos="1933"/>
        <w:tab w:val="left" w:pos="2653"/>
        <w:tab w:val="left" w:pos="3373"/>
        <w:tab w:val="left" w:pos="4093"/>
        <w:tab w:val="left" w:pos="4813"/>
        <w:tab w:val="left" w:pos="5533"/>
        <w:tab w:val="left" w:pos="6253"/>
        <w:tab w:val="left" w:pos="6973"/>
        <w:tab w:val="left" w:pos="7693"/>
        <w:tab w:val="left" w:pos="8413"/>
        <w:tab w:val="left" w:pos="9133"/>
        <w:tab w:val="left" w:pos="9853"/>
        <w:tab w:val="left" w:pos="10573"/>
        <w:tab w:val="left" w:pos="11293"/>
        <w:tab w:val="left" w:pos="12013"/>
        <w:tab w:val="left" w:pos="12733"/>
        <w:tab w:val="left" w:pos="13453"/>
        <w:tab w:val="left" w:pos="14173"/>
        <w:tab w:val="left" w:pos="14893"/>
        <w:tab w:val="left" w:pos="15613"/>
      </w:tabs>
      <w:spacing w:after="480" w:line="1" w:lineRule="exact"/>
      <w:ind w:left="-227"/>
      <w:rPr>
        <w:sz w:val="23"/>
        <w:rPrChange w:id="236" w:author="강성용 책임연구원 차량사이버보안개발팀" w:date="2025-03-26T11:03:00Z">
          <w:rPr/>
        </w:rPrChange>
      </w:rPr>
      <w:pPrChange w:id="237" w:author="강성용 책임연구원 차량사이버보안개발팀" w:date="2025-03-26T11:03:00Z">
        <w:pPr/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383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819"/>
      <w:gridCol w:w="2835"/>
      <w:gridCol w:w="2410"/>
    </w:tblGrid>
    <w:tr w:rsidR="00914751" w:rsidRPr="00B00B76">
      <w:trPr>
        <w:cantSplit/>
        <w:trHeight w:val="418"/>
        <w:ins w:id="238" w:author="강성용 책임연구원 차량사이버보안개발팀" w:date="2025-03-26T11:03:00Z"/>
      </w:trPr>
      <w:tc>
        <w:tcPr>
          <w:tcW w:w="4819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914751" w:rsidRPr="00B00B76" w:rsidRDefault="00B500DD" w:rsidP="00B00B76">
          <w:pPr>
            <w:adjustRightInd w:val="0"/>
            <w:snapToGrid w:val="0"/>
            <w:spacing w:line="360" w:lineRule="atLeast"/>
            <w:jc w:val="center"/>
            <w:textAlignment w:val="baseline"/>
            <w:rPr>
              <w:ins w:id="239" w:author="강성용 책임연구원 차량사이버보안개발팀" w:date="2025-03-26T11:03:00Z"/>
              <w:rFonts w:ascii="돋움체" w:eastAsia="돋움체" w:hAnsi="Courier New"/>
              <w:b/>
              <w:w w:val="150"/>
              <w:kern w:val="0"/>
              <w:sz w:val="34"/>
            </w:rPr>
          </w:pPr>
          <w:ins w:id="240" w:author="강성용 책임연구원 차량사이버보안개발팀" w:date="2025-03-26T11:03:00Z">
            <w:r>
              <w:rPr>
                <w:rFonts w:ascii="돋움체" w:eastAsia="돋움체" w:hAnsi="Courier New"/>
                <w:b/>
                <w:noProof/>
                <w:w w:val="150"/>
                <w:kern w:val="0"/>
                <w:sz w:val="34"/>
              </w:rPr>
              <w:drawing>
                <wp:inline distT="0" distB="0" distL="0" distR="0" wp14:editId="2FBEAC89">
                  <wp:extent cx="920750" cy="262255"/>
                  <wp:effectExtent l="0" t="0" r="0" b="0"/>
                  <wp:docPr id="57" name="그림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750" cy="262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ins>
        </w:p>
        <w:p w:rsidR="00914751" w:rsidRPr="00B00B76" w:rsidRDefault="00914751" w:rsidP="00B00B76">
          <w:pPr>
            <w:keepNext/>
            <w:tabs>
              <w:tab w:val="num" w:pos="360"/>
            </w:tabs>
            <w:adjustRightInd w:val="0"/>
            <w:snapToGrid w:val="0"/>
            <w:spacing w:line="180" w:lineRule="atLeast"/>
            <w:jc w:val="center"/>
            <w:textAlignment w:val="baseline"/>
            <w:outlineLvl w:val="4"/>
            <w:rPr>
              <w:ins w:id="241" w:author="강성용 책임연구원 차량사이버보안개발팀" w:date="2025-03-26T11:03:00Z"/>
              <w:rFonts w:ascii="돋움체" w:eastAsia="돋움체" w:hAnsi="Courier New"/>
              <w:b/>
              <w:kern w:val="0"/>
              <w:sz w:val="28"/>
            </w:rPr>
          </w:pPr>
          <w:ins w:id="242" w:author="강성용 책임연구원 차량사이버보안개발팀" w:date="2025-03-26T11:03:00Z">
            <w:r w:rsidRPr="004501F5">
              <w:rPr>
                <w:rFonts w:ascii="돋움체" w:eastAsia="돋움체" w:hAnsi="Courier New" w:hint="eastAsia"/>
                <w:b/>
                <w:w w:val="150"/>
                <w:kern w:val="0"/>
                <w:sz w:val="30"/>
                <w:szCs w:val="30"/>
              </w:rPr>
              <w:t>기 술</w:t>
            </w:r>
            <w:r w:rsidRPr="004501F5">
              <w:rPr>
                <w:rFonts w:ascii="돋움체" w:eastAsia="돋움체" w:hAnsi="Courier New"/>
                <w:b/>
                <w:w w:val="150"/>
                <w:kern w:val="0"/>
                <w:sz w:val="30"/>
                <w:szCs w:val="30"/>
              </w:rPr>
              <w:t xml:space="preserve"> </w:t>
            </w:r>
            <w:r w:rsidRPr="004501F5">
              <w:rPr>
                <w:rFonts w:ascii="돋움체" w:eastAsia="돋움체" w:hAnsi="Courier New" w:hint="eastAsia"/>
                <w:b/>
                <w:w w:val="150"/>
                <w:kern w:val="0"/>
                <w:sz w:val="30"/>
                <w:szCs w:val="30"/>
              </w:rPr>
              <w:t>표 준</w:t>
            </w:r>
            <w:r>
              <w:rPr>
                <w:rFonts w:ascii="돋움체" w:eastAsia="돋움체" w:hAnsi="Courier New"/>
                <w:b/>
                <w:w w:val="150"/>
                <w:kern w:val="0"/>
                <w:sz w:val="32"/>
              </w:rPr>
              <w:br/>
            </w:r>
            <w:r w:rsidRPr="004501F5">
              <w:rPr>
                <w:rFonts w:ascii="돋움체" w:eastAsia="돋움체" w:hAnsi="Courier New" w:hint="eastAsia"/>
                <w:b/>
                <w:kern w:val="0"/>
                <w:sz w:val="26"/>
                <w:szCs w:val="26"/>
              </w:rPr>
              <w:t xml:space="preserve">ENGINEERING </w:t>
            </w:r>
            <w:r w:rsidRPr="004501F5">
              <w:rPr>
                <w:rFonts w:ascii="돋움체" w:eastAsia="돋움체" w:hAnsi="Courier New"/>
                <w:b/>
                <w:kern w:val="0"/>
                <w:sz w:val="26"/>
                <w:szCs w:val="26"/>
              </w:rPr>
              <w:t>STANDARD</w:t>
            </w:r>
          </w:ins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</w:tcPr>
        <w:p w:rsidR="00914751" w:rsidRPr="00B00B76" w:rsidRDefault="00914751" w:rsidP="00B00B76">
          <w:pPr>
            <w:adjustRightInd w:val="0"/>
            <w:snapToGrid w:val="0"/>
            <w:spacing w:line="360" w:lineRule="atLeast"/>
            <w:textAlignment w:val="baseline"/>
            <w:rPr>
              <w:ins w:id="243" w:author="강성용 책임연구원 차량사이버보안개발팀" w:date="2025-03-26T11:03:00Z"/>
              <w:rFonts w:ascii="돋움체" w:eastAsia="돋움체" w:hAnsi="Courier New"/>
              <w:kern w:val="0"/>
            </w:rPr>
          </w:pPr>
        </w:p>
      </w:tc>
      <w:tc>
        <w:tcPr>
          <w:tcW w:w="2410" w:type="dxa"/>
          <w:tcBorders>
            <w:top w:val="nil"/>
            <w:left w:val="nil"/>
            <w:bottom w:val="nil"/>
            <w:right w:val="nil"/>
          </w:tcBorders>
        </w:tcPr>
        <w:p w:rsidR="00914751" w:rsidRPr="00B00B76" w:rsidRDefault="00914751" w:rsidP="00B00B76">
          <w:pPr>
            <w:adjustRightInd w:val="0"/>
            <w:snapToGrid w:val="0"/>
            <w:spacing w:line="360" w:lineRule="atLeast"/>
            <w:textAlignment w:val="baseline"/>
            <w:rPr>
              <w:ins w:id="244" w:author="강성용 책임연구원 차량사이버보안개발팀" w:date="2025-03-26T11:03:00Z"/>
              <w:rFonts w:ascii="돋움체" w:eastAsia="돋움체" w:hAnsi="Courier New"/>
              <w:kern w:val="0"/>
            </w:rPr>
          </w:pPr>
          <w:ins w:id="245" w:author="강성용 책임연구원 차량사이버보안개발팀" w:date="2025-03-26T11:03:00Z">
            <w:r w:rsidRPr="00B00B76">
              <w:rPr>
                <w:rFonts w:ascii="돋움체" w:eastAsia="돋움체" w:hAnsi="Courier New" w:hint="eastAsia"/>
                <w:kern w:val="0"/>
              </w:rPr>
              <w:t xml:space="preserve">              </w:t>
            </w:r>
          </w:ins>
        </w:p>
      </w:tc>
    </w:tr>
    <w:tr w:rsidR="00914751" w:rsidRPr="00B00B76">
      <w:trPr>
        <w:cantSplit/>
        <w:trHeight w:val="60"/>
        <w:ins w:id="246" w:author="강성용 책임연구원 차량사이버보안개발팀" w:date="2025-03-26T11:03:00Z"/>
      </w:trPr>
      <w:tc>
        <w:tcPr>
          <w:tcW w:w="4819" w:type="dxa"/>
          <w:vMerge/>
          <w:tcBorders>
            <w:left w:val="nil"/>
            <w:bottom w:val="nil"/>
            <w:right w:val="nil"/>
          </w:tcBorders>
        </w:tcPr>
        <w:p w:rsidR="00914751" w:rsidRPr="00B00B76" w:rsidRDefault="00914751" w:rsidP="00B00B76">
          <w:pPr>
            <w:adjustRightInd w:val="0"/>
            <w:snapToGrid w:val="0"/>
            <w:spacing w:line="360" w:lineRule="atLeast"/>
            <w:textAlignment w:val="baseline"/>
            <w:rPr>
              <w:ins w:id="247" w:author="강성용 책임연구원 차량사이버보안개발팀" w:date="2025-03-26T11:03:00Z"/>
              <w:rFonts w:ascii="돋움체" w:eastAsia="돋움체" w:hAnsi="Courier New"/>
              <w:kern w:val="0"/>
            </w:rPr>
          </w:pPr>
        </w:p>
      </w:tc>
      <w:tc>
        <w:tcPr>
          <w:tcW w:w="2835" w:type="dxa"/>
          <w:tcBorders>
            <w:top w:val="single" w:sz="8" w:space="0" w:color="auto"/>
            <w:left w:val="single" w:sz="8" w:space="0" w:color="auto"/>
            <w:bottom w:val="nil"/>
            <w:right w:val="single" w:sz="8" w:space="0" w:color="auto"/>
          </w:tcBorders>
          <w:vAlign w:val="center"/>
        </w:tcPr>
        <w:p w:rsidR="00914751" w:rsidRPr="00B00B76" w:rsidRDefault="00914751" w:rsidP="00B00B76">
          <w:pPr>
            <w:adjustRightInd w:val="0"/>
            <w:snapToGrid w:val="0"/>
            <w:spacing w:line="240" w:lineRule="atLeast"/>
            <w:textAlignment w:val="baseline"/>
            <w:rPr>
              <w:ins w:id="248" w:author="강성용 책임연구원 차량사이버보안개발팀" w:date="2025-03-26T11:03:00Z"/>
              <w:rFonts w:ascii="Courier New" w:eastAsia="돋움체" w:hAnsi="Courier New"/>
              <w:kern w:val="0"/>
            </w:rPr>
          </w:pPr>
          <w:ins w:id="249" w:author="강성용 책임연구원 차량사이버보안개발팀" w:date="2025-03-26T11:03:00Z">
            <w:r w:rsidRPr="00B00B76">
              <w:rPr>
                <w:rFonts w:ascii="Courier New" w:eastAsia="돋움체" w:hAnsi="Courier New" w:hint="eastAsia"/>
                <w:kern w:val="0"/>
              </w:rPr>
              <w:t>규격번호</w:t>
            </w:r>
          </w:ins>
        </w:p>
        <w:p w:rsidR="00914751" w:rsidRPr="00B00B76" w:rsidRDefault="00914751" w:rsidP="00E2796A">
          <w:pPr>
            <w:adjustRightInd w:val="0"/>
            <w:snapToGrid w:val="0"/>
            <w:spacing w:line="240" w:lineRule="atLeast"/>
            <w:textAlignment w:val="baseline"/>
            <w:rPr>
              <w:ins w:id="250" w:author="강성용 책임연구원 차량사이버보안개발팀" w:date="2025-03-26T11:03:00Z"/>
              <w:rFonts w:ascii="돋움체" w:eastAsia="돋움체" w:hAnsi="Courier New"/>
              <w:kern w:val="0"/>
            </w:rPr>
          </w:pPr>
          <w:ins w:id="251" w:author="강성용 책임연구원 차량사이버보안개발팀" w:date="2025-03-26T11:03:00Z">
            <w:r w:rsidRPr="00B00B76">
              <w:rPr>
                <w:rFonts w:ascii="돋움체" w:eastAsia="돋움체" w:hAnsi="Courier New"/>
                <w:kern w:val="0"/>
              </w:rPr>
              <w:t xml:space="preserve">(SPEC NO) </w:t>
            </w:r>
            <w:r>
              <w:rPr>
                <w:rFonts w:ascii="돋움체" w:eastAsia="돋움체" w:hAnsi="Courier New" w:hint="eastAsia"/>
                <w:kern w:val="0"/>
              </w:rPr>
              <w:t>ES</w:t>
            </w:r>
            <w:r w:rsidR="00E2796A">
              <w:rPr>
                <w:rFonts w:ascii="돋움체" w:eastAsia="돋움체" w:hAnsi="Courier New"/>
                <w:kern w:val="0"/>
              </w:rPr>
              <w:t>95489-24</w:t>
            </w:r>
          </w:ins>
        </w:p>
      </w:tc>
      <w:tc>
        <w:tcPr>
          <w:tcW w:w="2410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vAlign w:val="center"/>
        </w:tcPr>
        <w:p w:rsidR="00914751" w:rsidRPr="00B00B76" w:rsidRDefault="00914751" w:rsidP="00B00B76">
          <w:pPr>
            <w:adjustRightInd w:val="0"/>
            <w:snapToGrid w:val="0"/>
            <w:spacing w:line="240" w:lineRule="atLeast"/>
            <w:textAlignment w:val="baseline"/>
            <w:rPr>
              <w:ins w:id="252" w:author="강성용 책임연구원 차량사이버보안개발팀" w:date="2025-03-26T11:03:00Z"/>
              <w:rFonts w:ascii="Courier New" w:eastAsia="돋움체" w:hAnsi="Courier New"/>
              <w:kern w:val="0"/>
            </w:rPr>
          </w:pPr>
          <w:ins w:id="253" w:author="강성용 책임연구원 차량사이버보안개발팀" w:date="2025-03-26T11:03:00Z">
            <w:r w:rsidRPr="00B00B76">
              <w:rPr>
                <w:rFonts w:ascii="Courier New" w:eastAsia="돋움체" w:hAnsi="Courier New" w:hint="eastAsia"/>
                <w:kern w:val="0"/>
              </w:rPr>
              <w:t>페이지</w:t>
            </w:r>
          </w:ins>
        </w:p>
        <w:p w:rsidR="00914751" w:rsidRPr="00B00B76" w:rsidRDefault="00914751" w:rsidP="00B00B76">
          <w:pPr>
            <w:adjustRightInd w:val="0"/>
            <w:snapToGrid w:val="0"/>
            <w:spacing w:line="240" w:lineRule="atLeast"/>
            <w:textAlignment w:val="baseline"/>
            <w:rPr>
              <w:ins w:id="254" w:author="강성용 책임연구원 차량사이버보안개발팀" w:date="2025-03-26T11:03:00Z"/>
              <w:rFonts w:ascii="돋움체" w:eastAsia="돋움체" w:hAnsi="Courier New"/>
              <w:kern w:val="0"/>
            </w:rPr>
          </w:pPr>
          <w:ins w:id="255" w:author="강성용 책임연구원 차량사이버보안개발팀" w:date="2025-03-26T11:03:00Z">
            <w:r w:rsidRPr="00B00B76">
              <w:rPr>
                <w:rFonts w:ascii="돋움체" w:eastAsia="돋움체" w:hAnsi="Courier New"/>
                <w:kern w:val="0"/>
              </w:rPr>
              <w:t xml:space="preserve">(SHT/SHTS) </w:t>
            </w:r>
            <w:r w:rsidRPr="00B00B76">
              <w:rPr>
                <w:rFonts w:ascii="Times New Roman" w:eastAsia="돋움체" w:hAnsi="Courier New"/>
                <w:kern w:val="0"/>
              </w:rPr>
              <w:fldChar w:fldCharType="begin"/>
            </w:r>
            <w:r w:rsidRPr="00B00B76">
              <w:rPr>
                <w:rFonts w:ascii="Times New Roman" w:eastAsia="돋움체" w:hAnsi="Courier New"/>
                <w:kern w:val="0"/>
              </w:rPr>
              <w:instrText xml:space="preserve"> PAGE </w:instrText>
            </w:r>
            <w:r w:rsidRPr="00B00B76">
              <w:rPr>
                <w:rFonts w:ascii="Times New Roman" w:eastAsia="돋움체" w:hAnsi="Courier New"/>
                <w:kern w:val="0"/>
              </w:rPr>
              <w:fldChar w:fldCharType="separate"/>
            </w:r>
          </w:ins>
          <w:r w:rsidR="00B71E65">
            <w:rPr>
              <w:rFonts w:ascii="Times New Roman" w:eastAsia="돋움체" w:hAnsi="Courier New"/>
              <w:noProof/>
              <w:kern w:val="0"/>
            </w:rPr>
            <w:t>1</w:t>
          </w:r>
          <w:ins w:id="256" w:author="강성용 책임연구원 차량사이버보안개발팀" w:date="2025-03-26T11:03:00Z">
            <w:r w:rsidRPr="00B00B76">
              <w:rPr>
                <w:rFonts w:ascii="Times New Roman" w:eastAsia="돋움체" w:hAnsi="Courier New"/>
                <w:kern w:val="0"/>
              </w:rPr>
              <w:fldChar w:fldCharType="end"/>
            </w:r>
            <w:r w:rsidRPr="00B00B76">
              <w:rPr>
                <w:rFonts w:ascii="Times New Roman" w:eastAsia="돋움체" w:hAnsi="Courier New"/>
                <w:kern w:val="0"/>
              </w:rPr>
              <w:t>/</w:t>
            </w:r>
            <w:r w:rsidRPr="00B00B76">
              <w:rPr>
                <w:rFonts w:ascii="Times New Roman" w:eastAsia="돋움체" w:hAnsi="Courier New"/>
                <w:kern w:val="0"/>
              </w:rPr>
              <w:fldChar w:fldCharType="begin"/>
            </w:r>
            <w:r w:rsidRPr="00B00B76">
              <w:rPr>
                <w:rFonts w:ascii="Times New Roman" w:eastAsia="돋움체" w:hAnsi="Courier New"/>
                <w:kern w:val="0"/>
              </w:rPr>
              <w:instrText xml:space="preserve"> NUMPAGES </w:instrText>
            </w:r>
            <w:r w:rsidRPr="00B00B76">
              <w:rPr>
                <w:rFonts w:ascii="Times New Roman" w:eastAsia="돋움체" w:hAnsi="Courier New"/>
                <w:kern w:val="0"/>
              </w:rPr>
              <w:fldChar w:fldCharType="separate"/>
            </w:r>
          </w:ins>
          <w:r w:rsidR="00B71E65">
            <w:rPr>
              <w:rFonts w:ascii="Times New Roman" w:eastAsia="돋움체" w:hAnsi="Courier New"/>
              <w:noProof/>
              <w:kern w:val="0"/>
            </w:rPr>
            <w:t>8</w:t>
          </w:r>
          <w:ins w:id="257" w:author="강성용 책임연구원 차량사이버보안개발팀" w:date="2025-03-26T11:03:00Z">
            <w:r w:rsidRPr="00B00B76">
              <w:rPr>
                <w:rFonts w:ascii="Times New Roman" w:eastAsia="돋움체" w:hAnsi="Courier New"/>
                <w:kern w:val="0"/>
              </w:rPr>
              <w:fldChar w:fldCharType="end"/>
            </w:r>
          </w:ins>
        </w:p>
      </w:tc>
    </w:tr>
  </w:tbl>
  <w:p w:rsidR="00914751" w:rsidRDefault="00B500DD">
    <w:pPr>
      <w:pStyle w:val="a9"/>
    </w:pPr>
    <w:ins w:id="258" w:author="강성용 책임연구원 차량사이버보안개발팀" w:date="2025-03-26T11:03:00Z">
      <w:r>
        <w:rPr>
          <w:rFonts w:ascii="돋움체" w:eastAsia="돋움체" w:hAnsi="Courier New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editId="23B0DF9E">
                <wp:simplePos x="0" y="0"/>
                <wp:positionH relativeFrom="column">
                  <wp:posOffset>-44450</wp:posOffset>
                </wp:positionH>
                <wp:positionV relativeFrom="paragraph">
                  <wp:posOffset>32385</wp:posOffset>
                </wp:positionV>
                <wp:extent cx="6617335" cy="9107805"/>
                <wp:effectExtent l="10160" t="8255" r="11430" b="8890"/>
                <wp:wrapNone/>
                <wp:docPr id="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335" cy="91078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44DD5E" id="Rectangle 50" o:spid="_x0000_s1026" style="position:absolute;left:0;text-align:left;margin-left:-3.5pt;margin-top:2.55pt;width:521.05pt;height:71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" o:allowincell="f" filled="f" strokeweight="1pt"/>
            </w:pict>
          </mc:Fallback>
        </mc:AlternateConten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924FF4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FE8DC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1C455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FED34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3C617B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96181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0008AC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1EB6B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58BF7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FB"/>
    <w:multiLevelType w:val="multilevel"/>
    <w:tmpl w:val="E9C234F0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1"/>
      <w:lvlText w:val="%1.%2"/>
      <w:lvlJc w:val="left"/>
      <w:pPr>
        <w:tabs>
          <w:tab w:val="num" w:pos="720"/>
        </w:tabs>
        <w:ind w:left="0" w:firstLine="0"/>
      </w:pPr>
      <w:rPr>
        <w:rFonts w:ascii="굴림" w:eastAsia="굴림" w:hAnsi="굴림" w:cs="Arial" w:hint="default"/>
        <w:color w:val="auto"/>
        <w:lang w:val="en-US"/>
      </w:rPr>
    </w:lvl>
    <w:lvl w:ilvl="2">
      <w:start w:val="1"/>
      <w:numFmt w:val="decimal"/>
      <w:pStyle w:val="31"/>
      <w:lvlText w:val="%1.%2.%3"/>
      <w:lvlJc w:val="left"/>
      <w:pPr>
        <w:tabs>
          <w:tab w:val="num" w:pos="5954"/>
        </w:tabs>
        <w:ind w:left="5954" w:firstLine="0"/>
      </w:pPr>
      <w:rPr>
        <w:rFonts w:ascii="굴림" w:eastAsia="굴림" w:hAnsi="굴림" w:cs="Arial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0"/>
        </w:tabs>
        <w:ind w:left="0" w:firstLine="0"/>
      </w:pPr>
      <w:rPr>
        <w:rFonts w:ascii="굴림" w:eastAsia="굴림" w:hAnsi="굴림"/>
        <w:color w:val="auto"/>
        <w:sz w:val="22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0"/>
        </w:tabs>
        <w:ind w:left="0" w:firstLine="0"/>
      </w:pPr>
      <w:rPr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216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9A07C8C"/>
    <w:multiLevelType w:val="hybridMultilevel"/>
    <w:tmpl w:val="2A6E380E"/>
    <w:lvl w:ilvl="0" w:tplc="C292FD44">
      <w:start w:val="1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A191450"/>
    <w:multiLevelType w:val="multilevel"/>
    <w:tmpl w:val="9312891A"/>
    <w:lvl w:ilvl="0">
      <w:start w:val="1"/>
      <w:numFmt w:val="decimal"/>
      <w:lvlText w:val="%1"/>
      <w:lvlJc w:val="left"/>
      <w:pPr>
        <w:tabs>
          <w:tab w:val="num" w:pos="675"/>
        </w:tabs>
        <w:ind w:left="675" w:hanging="425"/>
      </w:pPr>
    </w:lvl>
    <w:lvl w:ilvl="1">
      <w:start w:val="1"/>
      <w:numFmt w:val="decimal"/>
      <w:lvlText w:val="%1.%2"/>
      <w:lvlJc w:val="left"/>
      <w:pPr>
        <w:tabs>
          <w:tab w:val="num" w:pos="1395"/>
        </w:tabs>
        <w:ind w:left="1242" w:hanging="567"/>
      </w:pPr>
    </w:lvl>
    <w:lvl w:ilvl="2">
      <w:start w:val="1"/>
      <w:numFmt w:val="decimal"/>
      <w:lvlText w:val="%1.%2.%3"/>
      <w:lvlJc w:val="left"/>
      <w:pPr>
        <w:tabs>
          <w:tab w:val="num" w:pos="2181"/>
        </w:tabs>
        <w:ind w:left="1668" w:hanging="567"/>
      </w:pPr>
    </w:lvl>
    <w:lvl w:ilvl="3">
      <w:start w:val="1"/>
      <w:numFmt w:val="decimal"/>
      <w:lvlText w:val="%1.%2.%3.%4"/>
      <w:lvlJc w:val="left"/>
      <w:pPr>
        <w:tabs>
          <w:tab w:val="num" w:pos="2966"/>
        </w:tabs>
        <w:ind w:left="2234" w:hanging="708"/>
      </w:pPr>
    </w:lvl>
    <w:lvl w:ilvl="4">
      <w:start w:val="1"/>
      <w:numFmt w:val="decimal"/>
      <w:lvlText w:val="%1.%2.%3.%4.%5"/>
      <w:lvlJc w:val="left"/>
      <w:pPr>
        <w:tabs>
          <w:tab w:val="num" w:pos="4111"/>
        </w:tabs>
        <w:ind w:left="2801" w:hanging="850"/>
      </w:pPr>
    </w:lvl>
    <w:lvl w:ilvl="5">
      <w:start w:val="1"/>
      <w:numFmt w:val="decimal"/>
      <w:pStyle w:val="Y6"/>
      <w:lvlText w:val="%1.%2.%3.%4.%5.%6"/>
      <w:lvlJc w:val="left"/>
      <w:pPr>
        <w:tabs>
          <w:tab w:val="num" w:pos="4896"/>
        </w:tabs>
        <w:ind w:left="351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681"/>
        </w:tabs>
        <w:ind w:left="407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466"/>
        </w:tabs>
        <w:ind w:left="464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252"/>
        </w:tabs>
        <w:ind w:left="5352" w:hanging="1700"/>
      </w:pPr>
    </w:lvl>
  </w:abstractNum>
  <w:abstractNum w:abstractNumId="12" w15:restartNumberingAfterBreak="0">
    <w:nsid w:val="0B1C5B42"/>
    <w:multiLevelType w:val="hybridMultilevel"/>
    <w:tmpl w:val="9D20728C"/>
    <w:lvl w:ilvl="0" w:tplc="04090001">
      <w:start w:val="1"/>
      <w:numFmt w:val="bullet"/>
      <w:pStyle w:val="a0"/>
      <w:lvlText w:val=""/>
      <w:lvlJc w:val="left"/>
      <w:pPr>
        <w:tabs>
          <w:tab w:val="num" w:pos="1940"/>
        </w:tabs>
        <w:ind w:left="1940" w:hanging="20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3" w15:restartNumberingAfterBreak="0">
    <w:nsid w:val="0EBB5121"/>
    <w:multiLevelType w:val="hybridMultilevel"/>
    <w:tmpl w:val="340651C6"/>
    <w:lvl w:ilvl="0" w:tplc="869C88B6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2784917"/>
    <w:multiLevelType w:val="hybridMultilevel"/>
    <w:tmpl w:val="5E5205A2"/>
    <w:lvl w:ilvl="0" w:tplc="6A6E82AA">
      <w:start w:val="1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8010A1B"/>
    <w:multiLevelType w:val="multilevel"/>
    <w:tmpl w:val="25860BCC"/>
    <w:lvl w:ilvl="0">
      <w:start w:val="1"/>
      <w:numFmt w:val="decimal"/>
      <w:lvlText w:val="%1."/>
      <w:lvlJc w:val="left"/>
      <w:pPr>
        <w:ind w:left="720" w:hanging="357"/>
      </w:pPr>
      <w:rPr>
        <w:rFonts w:hint="default"/>
        <w:b/>
        <w:sz w:val="32"/>
      </w:rPr>
    </w:lvl>
    <w:lvl w:ilvl="1">
      <w:start w:val="1"/>
      <w:numFmt w:val="decimal"/>
      <w:isLgl/>
      <w:lvlText w:val="%1.%2"/>
      <w:lvlJc w:val="left"/>
      <w:pPr>
        <w:ind w:left="1162" w:hanging="357"/>
      </w:pPr>
      <w:rPr>
        <w:rFonts w:hint="default"/>
        <w:b w:val="0"/>
        <w:shd w:val="clear" w:color="auto" w:fill="auto"/>
      </w:rPr>
    </w:lvl>
    <w:lvl w:ilvl="2">
      <w:start w:val="1"/>
      <w:numFmt w:val="decimal"/>
      <w:isLgl/>
      <w:lvlText w:val="%1.%2.%3"/>
      <w:lvlJc w:val="left"/>
      <w:pPr>
        <w:ind w:left="1604" w:hanging="35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6" w:hanging="35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8" w:hanging="35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30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72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14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56" w:hanging="357"/>
      </w:pPr>
      <w:rPr>
        <w:rFonts w:hint="default"/>
      </w:rPr>
    </w:lvl>
  </w:abstractNum>
  <w:abstractNum w:abstractNumId="16" w15:restartNumberingAfterBreak="0">
    <w:nsid w:val="26107D0B"/>
    <w:multiLevelType w:val="hybridMultilevel"/>
    <w:tmpl w:val="3984E522"/>
    <w:lvl w:ilvl="0" w:tplc="E266F994">
      <w:start w:val="1"/>
      <w:numFmt w:val="decimal"/>
      <w:pStyle w:val="C-C-1"/>
      <w:suff w:val="space"/>
      <w:lvlText w:val="[C-ALL-COM-%1]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A7038EE"/>
    <w:multiLevelType w:val="hybridMultilevel"/>
    <w:tmpl w:val="75745B18"/>
    <w:lvl w:ilvl="0" w:tplc="85E665AE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B267C10"/>
    <w:multiLevelType w:val="hybridMultilevel"/>
    <w:tmpl w:val="70500A54"/>
    <w:lvl w:ilvl="0" w:tplc="C3D8E84E">
      <w:start w:val="2"/>
      <w:numFmt w:val="bullet"/>
      <w:suff w:val="nothing"/>
      <w:lvlText w:val="-"/>
      <w:lvlJc w:val="left"/>
      <w:pPr>
        <w:ind w:left="260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9" w:hanging="400"/>
      </w:pPr>
      <w:rPr>
        <w:rFonts w:ascii="Wingdings" w:hAnsi="Wingdings" w:hint="default"/>
      </w:rPr>
    </w:lvl>
  </w:abstractNum>
  <w:abstractNum w:abstractNumId="19" w15:restartNumberingAfterBreak="0">
    <w:nsid w:val="30B264F7"/>
    <w:multiLevelType w:val="multilevel"/>
    <w:tmpl w:val="85C6A438"/>
    <w:lvl w:ilvl="0">
      <w:start w:val="1"/>
      <w:numFmt w:val="upp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ppendixStyle1"/>
      <w:suff w:val="space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AppendixStyle2"/>
      <w:suff w:val="space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AppendixStyle3"/>
      <w:suff w:val="space"/>
      <w:lvlText w:val="%1.%2.%3.%4."/>
      <w:lvlJc w:val="left"/>
      <w:pPr>
        <w:ind w:left="1276" w:firstLine="0"/>
      </w:pPr>
      <w:rPr>
        <w:rFonts w:hint="eastAsia"/>
        <w:sz w:val="2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30B95577"/>
    <w:multiLevelType w:val="hybridMultilevel"/>
    <w:tmpl w:val="DBAA9A72"/>
    <w:lvl w:ilvl="0" w:tplc="98849988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126408D"/>
    <w:multiLevelType w:val="hybridMultilevel"/>
    <w:tmpl w:val="F8EAF250"/>
    <w:lvl w:ilvl="0" w:tplc="71E85DF0">
      <w:start w:val="1"/>
      <w:numFmt w:val="decimal"/>
      <w:pStyle w:val="R-H-1"/>
      <w:suff w:val="space"/>
      <w:lvlText w:val="[R-ALL-HW-%1]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86A70AD"/>
    <w:multiLevelType w:val="hybridMultilevel"/>
    <w:tmpl w:val="C09CA61E"/>
    <w:lvl w:ilvl="0" w:tplc="FAB451FC">
      <w:start w:val="1"/>
      <w:numFmt w:val="decimal"/>
      <w:lvlText w:val="%1.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>
      <w:start w:val="1"/>
      <w:numFmt w:val="lowerRoman"/>
      <w:lvlText w:val="%6."/>
      <w:lvlJc w:val="right"/>
      <w:pPr>
        <w:ind w:left="3080" w:hanging="440"/>
      </w:pPr>
    </w:lvl>
    <w:lvl w:ilvl="6" w:tplc="0409000F">
      <w:start w:val="1"/>
      <w:numFmt w:val="decimal"/>
      <w:lvlText w:val="%7."/>
      <w:lvlJc w:val="left"/>
      <w:pPr>
        <w:ind w:left="3520" w:hanging="440"/>
      </w:pPr>
    </w:lvl>
    <w:lvl w:ilvl="7" w:tplc="04090019">
      <w:start w:val="1"/>
      <w:numFmt w:val="upperLetter"/>
      <w:lvlText w:val="%8."/>
      <w:lvlJc w:val="left"/>
      <w:pPr>
        <w:ind w:left="3960" w:hanging="440"/>
      </w:pPr>
    </w:lvl>
    <w:lvl w:ilvl="8" w:tplc="0409001B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BC64D81"/>
    <w:multiLevelType w:val="hybridMultilevel"/>
    <w:tmpl w:val="2800E2F6"/>
    <w:lvl w:ilvl="0" w:tplc="919479B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140C71"/>
    <w:multiLevelType w:val="hybridMultilevel"/>
    <w:tmpl w:val="848EAC4E"/>
    <w:lvl w:ilvl="0" w:tplc="C1CAD7C4">
      <w:start w:val="1"/>
      <w:numFmt w:val="decimal"/>
      <w:pStyle w:val="C-H-1"/>
      <w:suff w:val="space"/>
      <w:lvlText w:val="[C-ALL-HW-%1]"/>
      <w:lvlJc w:val="left"/>
      <w:pPr>
        <w:ind w:left="800" w:hanging="400"/>
      </w:pPr>
      <w:rPr>
        <w:rFonts w:ascii="굴림" w:hAnsi="굴림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C460E91"/>
    <w:multiLevelType w:val="hybridMultilevel"/>
    <w:tmpl w:val="E05E2BE2"/>
    <w:lvl w:ilvl="0" w:tplc="395E42A0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C7877E5"/>
    <w:multiLevelType w:val="hybridMultilevel"/>
    <w:tmpl w:val="5C50EDE0"/>
    <w:lvl w:ilvl="0" w:tplc="DC4CD968">
      <w:start w:val="1"/>
      <w:numFmt w:val="decimal"/>
      <w:pStyle w:val="32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2EACFC4C" w:tentative="1">
      <w:start w:val="1"/>
      <w:numFmt w:val="upperLetter"/>
      <w:lvlText w:val="%2."/>
      <w:lvlJc w:val="left"/>
      <w:pPr>
        <w:tabs>
          <w:tab w:val="num" w:pos="1367"/>
        </w:tabs>
        <w:ind w:left="1367" w:hanging="400"/>
      </w:pPr>
    </w:lvl>
    <w:lvl w:ilvl="2" w:tplc="B4DA9BC0" w:tentative="1">
      <w:start w:val="1"/>
      <w:numFmt w:val="lowerRoman"/>
      <w:lvlText w:val="%3."/>
      <w:lvlJc w:val="right"/>
      <w:pPr>
        <w:tabs>
          <w:tab w:val="num" w:pos="1767"/>
        </w:tabs>
        <w:ind w:left="1767" w:hanging="400"/>
      </w:pPr>
    </w:lvl>
    <w:lvl w:ilvl="3" w:tplc="9FCE1832" w:tentative="1">
      <w:start w:val="1"/>
      <w:numFmt w:val="decimal"/>
      <w:lvlText w:val="%4."/>
      <w:lvlJc w:val="left"/>
      <w:pPr>
        <w:tabs>
          <w:tab w:val="num" w:pos="2167"/>
        </w:tabs>
        <w:ind w:left="2167" w:hanging="400"/>
      </w:pPr>
    </w:lvl>
    <w:lvl w:ilvl="4" w:tplc="84C062F6" w:tentative="1">
      <w:start w:val="1"/>
      <w:numFmt w:val="upperLetter"/>
      <w:lvlText w:val="%5."/>
      <w:lvlJc w:val="left"/>
      <w:pPr>
        <w:tabs>
          <w:tab w:val="num" w:pos="2567"/>
        </w:tabs>
        <w:ind w:left="2567" w:hanging="400"/>
      </w:pPr>
    </w:lvl>
    <w:lvl w:ilvl="5" w:tplc="041610E4" w:tentative="1">
      <w:start w:val="1"/>
      <w:numFmt w:val="lowerRoman"/>
      <w:lvlText w:val="%6."/>
      <w:lvlJc w:val="right"/>
      <w:pPr>
        <w:tabs>
          <w:tab w:val="num" w:pos="2967"/>
        </w:tabs>
        <w:ind w:left="2967" w:hanging="400"/>
      </w:pPr>
    </w:lvl>
    <w:lvl w:ilvl="6" w:tplc="7F8EE80A" w:tentative="1">
      <w:start w:val="1"/>
      <w:numFmt w:val="decimal"/>
      <w:lvlText w:val="%7."/>
      <w:lvlJc w:val="left"/>
      <w:pPr>
        <w:tabs>
          <w:tab w:val="num" w:pos="3367"/>
        </w:tabs>
        <w:ind w:left="3367" w:hanging="400"/>
      </w:pPr>
    </w:lvl>
    <w:lvl w:ilvl="7" w:tplc="7514EA68" w:tentative="1">
      <w:start w:val="1"/>
      <w:numFmt w:val="upperLetter"/>
      <w:lvlText w:val="%8."/>
      <w:lvlJc w:val="left"/>
      <w:pPr>
        <w:tabs>
          <w:tab w:val="num" w:pos="3767"/>
        </w:tabs>
        <w:ind w:left="3767" w:hanging="400"/>
      </w:pPr>
    </w:lvl>
    <w:lvl w:ilvl="8" w:tplc="385CACE2" w:tentative="1">
      <w:start w:val="1"/>
      <w:numFmt w:val="lowerRoman"/>
      <w:lvlText w:val="%9."/>
      <w:lvlJc w:val="right"/>
      <w:pPr>
        <w:tabs>
          <w:tab w:val="num" w:pos="4167"/>
        </w:tabs>
        <w:ind w:left="4167" w:hanging="400"/>
      </w:pPr>
    </w:lvl>
  </w:abstractNum>
  <w:abstractNum w:abstractNumId="27" w15:restartNumberingAfterBreak="0">
    <w:nsid w:val="3D774A09"/>
    <w:multiLevelType w:val="hybridMultilevel"/>
    <w:tmpl w:val="17CC3A96"/>
    <w:lvl w:ilvl="0" w:tplc="7EFC0D0A">
      <w:start w:val="1"/>
      <w:numFmt w:val="bullet"/>
      <w:pStyle w:val="UnordList"/>
      <w:lvlText w:val="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3F6A069E"/>
    <w:multiLevelType w:val="multilevel"/>
    <w:tmpl w:val="EC34279A"/>
    <w:lvl w:ilvl="0">
      <w:start w:val="1"/>
      <w:numFmt w:val="decimal"/>
      <w:pStyle w:val="10"/>
      <w:suff w:val="space"/>
      <w:lvlText w:val="%1."/>
      <w:lvlJc w:val="left"/>
      <w:pPr>
        <w:ind w:left="1985" w:hanging="1418"/>
      </w:pPr>
      <w:rPr>
        <w:rFonts w:hint="eastAsia"/>
        <w:b/>
        <w:i w:val="0"/>
        <w:color w:val="auto"/>
        <w:sz w:val="24"/>
        <w:szCs w:val="24"/>
      </w:rPr>
    </w:lvl>
    <w:lvl w:ilvl="1">
      <w:start w:val="1"/>
      <w:numFmt w:val="decimal"/>
      <w:pStyle w:val="22"/>
      <w:suff w:val="space"/>
      <w:lvlText w:val="%1.%2."/>
      <w:lvlJc w:val="left"/>
      <w:pPr>
        <w:ind w:left="2018" w:hanging="1418"/>
      </w:pPr>
      <w:rPr>
        <w:rFonts w:hint="eastAsia"/>
        <w:b/>
        <w:i w:val="0"/>
        <w:color w:val="auto"/>
        <w:sz w:val="22"/>
      </w:rPr>
    </w:lvl>
    <w:lvl w:ilvl="2">
      <w:start w:val="1"/>
      <w:numFmt w:val="decimal"/>
      <w:pStyle w:val="10"/>
      <w:suff w:val="space"/>
      <w:lvlText w:val="%1.%2.%3."/>
      <w:lvlJc w:val="left"/>
      <w:pPr>
        <w:ind w:left="2552" w:hanging="1418"/>
      </w:pPr>
      <w:rPr>
        <w:rFonts w:hint="eastAsia"/>
        <w:b/>
        <w:i w:val="0"/>
      </w:rPr>
    </w:lvl>
    <w:lvl w:ilvl="3">
      <w:start w:val="1"/>
      <w:numFmt w:val="decimal"/>
      <w:pStyle w:val="22"/>
      <w:suff w:val="space"/>
      <w:lvlText w:val="%1.%2.%3.%4."/>
      <w:lvlJc w:val="left"/>
      <w:pPr>
        <w:ind w:left="2269" w:hanging="851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2410" w:hanging="709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2552"/>
        </w:tabs>
        <w:ind w:left="2552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694"/>
        </w:tabs>
        <w:ind w:left="269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836"/>
        </w:tabs>
        <w:ind w:left="2836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977"/>
        </w:tabs>
        <w:ind w:left="2977" w:hanging="1559"/>
      </w:pPr>
      <w:rPr>
        <w:rFonts w:hint="eastAsia"/>
      </w:rPr>
    </w:lvl>
  </w:abstractNum>
  <w:abstractNum w:abstractNumId="29" w15:restartNumberingAfterBreak="0">
    <w:nsid w:val="47985411"/>
    <w:multiLevelType w:val="hybridMultilevel"/>
    <w:tmpl w:val="11E28A9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B00140F"/>
    <w:multiLevelType w:val="hybridMultilevel"/>
    <w:tmpl w:val="66927D26"/>
    <w:lvl w:ilvl="0" w:tplc="C33C6F62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EC6372D"/>
    <w:multiLevelType w:val="hybridMultilevel"/>
    <w:tmpl w:val="FF342460"/>
    <w:lvl w:ilvl="0" w:tplc="C7C21844">
      <w:start w:val="1"/>
      <w:numFmt w:val="decimal"/>
      <w:pStyle w:val="C-S-1"/>
      <w:suff w:val="space"/>
      <w:lvlText w:val="[C-ALL-SW-%1]"/>
      <w:lvlJc w:val="left"/>
      <w:pPr>
        <w:ind w:left="800" w:hanging="40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4F7C128C"/>
    <w:multiLevelType w:val="hybridMultilevel"/>
    <w:tmpl w:val="72B4FD74"/>
    <w:lvl w:ilvl="0" w:tplc="C8840942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46A2E26"/>
    <w:multiLevelType w:val="hybridMultilevel"/>
    <w:tmpl w:val="D41601E2"/>
    <w:lvl w:ilvl="0" w:tplc="ADC29C0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97078FE"/>
    <w:multiLevelType w:val="hybridMultilevel"/>
    <w:tmpl w:val="B980122C"/>
    <w:lvl w:ilvl="0" w:tplc="2BFA6380">
      <w:start w:val="2"/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BBB6623"/>
    <w:multiLevelType w:val="hybridMultilevel"/>
    <w:tmpl w:val="78D6315A"/>
    <w:lvl w:ilvl="0" w:tplc="AE4879FE">
      <w:start w:val="1"/>
      <w:numFmt w:val="decimal"/>
      <w:pStyle w:val="60"/>
      <w:suff w:val="space"/>
      <w:lvlText w:val="[S-ALL-%1]"/>
      <w:lvlJc w:val="left"/>
      <w:pPr>
        <w:ind w:left="-3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17A56DF"/>
    <w:multiLevelType w:val="hybridMultilevel"/>
    <w:tmpl w:val="599E8B10"/>
    <w:lvl w:ilvl="0" w:tplc="6D76D90E">
      <w:start w:val="1"/>
      <w:numFmt w:val="decimal"/>
      <w:pStyle w:val="R-S-1"/>
      <w:suff w:val="space"/>
      <w:lvlText w:val="[R-ALL-SW-%1]"/>
      <w:lvlJc w:val="left"/>
      <w:pPr>
        <w:ind w:left="800" w:hanging="40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2897587"/>
    <w:multiLevelType w:val="hybridMultilevel"/>
    <w:tmpl w:val="048A8DBC"/>
    <w:lvl w:ilvl="0" w:tplc="FFFFFFFF">
      <w:start w:val="1"/>
      <w:numFmt w:val="decimal"/>
      <w:pStyle w:val="A01"/>
      <w:lvlText w:val="%1)"/>
      <w:lvlJc w:val="left"/>
      <w:pPr>
        <w:ind w:left="800" w:hanging="400"/>
      </w:pPr>
      <w:rPr>
        <w:rFonts w:ascii="Arial" w:eastAsia="바탕체" w:cs="Times New Roman"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69C02E90"/>
    <w:multiLevelType w:val="hybridMultilevel"/>
    <w:tmpl w:val="8D6613CC"/>
    <w:lvl w:ilvl="0" w:tplc="F4EC8DB8">
      <w:start w:val="1"/>
      <w:numFmt w:val="decimal"/>
      <w:pStyle w:val="R-C-1"/>
      <w:suff w:val="space"/>
      <w:lvlText w:val="[R-ALL-COM-%1]"/>
      <w:lvlJc w:val="left"/>
      <w:pPr>
        <w:ind w:left="800" w:hanging="40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B1B4795"/>
    <w:multiLevelType w:val="hybridMultilevel"/>
    <w:tmpl w:val="4D82EA78"/>
    <w:lvl w:ilvl="0" w:tplc="00622396">
      <w:start w:val="1"/>
      <w:numFmt w:val="decimalZero"/>
      <w:pStyle w:val="ReqHead"/>
      <w:lvlText w:val="R00%1    "/>
      <w:lvlJc w:val="left"/>
      <w:pPr>
        <w:tabs>
          <w:tab w:val="num" w:pos="800"/>
        </w:tabs>
        <w:ind w:left="800" w:hanging="800"/>
      </w:pPr>
      <w:rPr>
        <w:rFonts w:ascii="Arial" w:hAnsi="Arial" w:hint="default"/>
        <w:b/>
        <w:i w:val="0"/>
      </w:rPr>
    </w:lvl>
    <w:lvl w:ilvl="1" w:tplc="E7924C2E">
      <w:start w:val="1"/>
      <w:numFmt w:val="bullet"/>
      <w:lvlText w:val=""/>
      <w:lvlJc w:val="left"/>
      <w:pPr>
        <w:tabs>
          <w:tab w:val="num" w:pos="970"/>
        </w:tabs>
        <w:ind w:left="970" w:hanging="170"/>
      </w:pPr>
      <w:rPr>
        <w:rFonts w:ascii="Wingdings" w:hAnsi="Wingdings" w:hint="default"/>
        <w:b/>
        <w:i w:val="0"/>
      </w:rPr>
    </w:lvl>
    <w:lvl w:ilvl="2" w:tplc="04090005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0" w15:restartNumberingAfterBreak="0">
    <w:nsid w:val="6F165DFE"/>
    <w:multiLevelType w:val="hybridMultilevel"/>
    <w:tmpl w:val="3B2450F2"/>
    <w:lvl w:ilvl="0" w:tplc="B0928410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056515F"/>
    <w:multiLevelType w:val="hybridMultilevel"/>
    <w:tmpl w:val="D41601E2"/>
    <w:lvl w:ilvl="0" w:tplc="ADC29C04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28F33A2"/>
    <w:multiLevelType w:val="hybridMultilevel"/>
    <w:tmpl w:val="8D2A0FF2"/>
    <w:lvl w:ilvl="0" w:tplc="C3D8E84E">
      <w:start w:val="2"/>
      <w:numFmt w:val="bullet"/>
      <w:suff w:val="nothing"/>
      <w:lvlText w:val="-"/>
      <w:lvlJc w:val="left"/>
      <w:pPr>
        <w:ind w:left="1881" w:hanging="360"/>
      </w:pPr>
      <w:rPr>
        <w:rFonts w:ascii="굴림" w:eastAsia="굴림" w:hAnsi="굴림" w:cs="Times New Roman" w:hint="eastAsia"/>
      </w:rPr>
    </w:lvl>
    <w:lvl w:ilvl="1" w:tplc="7CB478BE">
      <w:start w:val="1"/>
      <w:numFmt w:val="bullet"/>
      <w:suff w:val="space"/>
      <w:lvlText w:val=""/>
      <w:lvlJc w:val="left"/>
      <w:pPr>
        <w:ind w:left="0" w:firstLine="1418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72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1" w:hanging="400"/>
      </w:pPr>
      <w:rPr>
        <w:rFonts w:ascii="Wingdings" w:hAnsi="Wingdings" w:hint="default"/>
      </w:rPr>
    </w:lvl>
  </w:abstractNum>
  <w:abstractNum w:abstractNumId="43" w15:restartNumberingAfterBreak="0">
    <w:nsid w:val="7CAE77CF"/>
    <w:multiLevelType w:val="hybridMultilevel"/>
    <w:tmpl w:val="2D2673AE"/>
    <w:lvl w:ilvl="0" w:tplc="BB9622F8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11"/>
  </w:num>
  <w:num w:numId="13">
    <w:abstractNumId w:val="26"/>
  </w:num>
  <w:num w:numId="14">
    <w:abstractNumId w:val="37"/>
  </w:num>
  <w:num w:numId="15">
    <w:abstractNumId w:val="12"/>
  </w:num>
  <w:num w:numId="16">
    <w:abstractNumId w:val="27"/>
  </w:num>
  <w:num w:numId="17">
    <w:abstractNumId w:val="39"/>
  </w:num>
  <w:num w:numId="18">
    <w:abstractNumId w:val="24"/>
  </w:num>
  <w:num w:numId="19">
    <w:abstractNumId w:val="19"/>
  </w:num>
  <w:num w:numId="20">
    <w:abstractNumId w:val="16"/>
  </w:num>
  <w:num w:numId="21">
    <w:abstractNumId w:val="31"/>
  </w:num>
  <w:num w:numId="22">
    <w:abstractNumId w:val="21"/>
  </w:num>
  <w:num w:numId="23">
    <w:abstractNumId w:val="36"/>
  </w:num>
  <w:num w:numId="24">
    <w:abstractNumId w:val="38"/>
  </w:num>
  <w:num w:numId="25">
    <w:abstractNumId w:val="35"/>
  </w:num>
  <w:num w:numId="26">
    <w:abstractNumId w:val="29"/>
  </w:num>
  <w:num w:numId="27">
    <w:abstractNumId w:val="41"/>
  </w:num>
  <w:num w:numId="28">
    <w:abstractNumId w:val="20"/>
  </w:num>
  <w:num w:numId="29">
    <w:abstractNumId w:val="30"/>
  </w:num>
  <w:num w:numId="30">
    <w:abstractNumId w:val="40"/>
  </w:num>
  <w:num w:numId="31">
    <w:abstractNumId w:val="32"/>
  </w:num>
  <w:num w:numId="32">
    <w:abstractNumId w:val="14"/>
  </w:num>
  <w:num w:numId="33">
    <w:abstractNumId w:val="25"/>
  </w:num>
  <w:num w:numId="34">
    <w:abstractNumId w:val="43"/>
  </w:num>
  <w:num w:numId="35">
    <w:abstractNumId w:val="10"/>
  </w:num>
  <w:num w:numId="36">
    <w:abstractNumId w:val="23"/>
  </w:num>
  <w:num w:numId="37">
    <w:abstractNumId w:val="17"/>
  </w:num>
  <w:num w:numId="38">
    <w:abstractNumId w:val="33"/>
  </w:num>
  <w:num w:numId="39">
    <w:abstractNumId w:val="13"/>
  </w:num>
  <w:num w:numId="40">
    <w:abstractNumId w:val="9"/>
  </w:num>
  <w:num w:numId="41">
    <w:abstractNumId w:val="9"/>
  </w:num>
  <w:num w:numId="42">
    <w:abstractNumId w:val="15"/>
  </w:num>
  <w:num w:numId="43">
    <w:abstractNumId w:val="42"/>
  </w:num>
  <w:num w:numId="44">
    <w:abstractNumId w:val="34"/>
  </w:num>
  <w:num w:numId="45">
    <w:abstractNumId w:val="18"/>
  </w:num>
  <w:num w:numId="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9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Windows 사용자">
    <w15:presenceInfo w15:providerId="None" w15:userId="Windows 사용자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activeWritingStyle w:appName="MSWord" w:lang="en-GB" w:vendorID="64" w:dllVersion="131078" w:nlCheck="1" w:checkStyle="1"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en-AU" w:vendorID="64" w:dllVersion="131078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efaultTabStop w:val="51"/>
  <w:displayHorizontalDrawingGridEvery w:val="0"/>
  <w:displayVerticalDrawingGridEvery w:val="2"/>
  <w:noPunctuationKerning/>
  <w:characterSpacingControl w:val="doNotCompress"/>
  <w:hdrShapeDefaults>
    <o:shapedefaults v:ext="edit" spidmax="6145" fillcolor="silver">
      <v:fill color="silver"/>
      <v:stroke weight=".5pt"/>
      <v:shadow on="t" opacity=".5" offset="6pt,6pt"/>
      <v:textbox inset="2.26061mm,1.1303mm,2.26061mm,1.1303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80C"/>
    <w:rsid w:val="000000A4"/>
    <w:rsid w:val="00000781"/>
    <w:rsid w:val="00002067"/>
    <w:rsid w:val="000028A0"/>
    <w:rsid w:val="00003361"/>
    <w:rsid w:val="000033CD"/>
    <w:rsid w:val="000035B4"/>
    <w:rsid w:val="000037E3"/>
    <w:rsid w:val="00003CF0"/>
    <w:rsid w:val="0000493D"/>
    <w:rsid w:val="000052C8"/>
    <w:rsid w:val="00005774"/>
    <w:rsid w:val="00005F29"/>
    <w:rsid w:val="0000683E"/>
    <w:rsid w:val="00006934"/>
    <w:rsid w:val="0000778D"/>
    <w:rsid w:val="00010872"/>
    <w:rsid w:val="000112C0"/>
    <w:rsid w:val="00011591"/>
    <w:rsid w:val="00014C24"/>
    <w:rsid w:val="00014E31"/>
    <w:rsid w:val="00014E5C"/>
    <w:rsid w:val="000150E4"/>
    <w:rsid w:val="00015299"/>
    <w:rsid w:val="0001554E"/>
    <w:rsid w:val="000160B3"/>
    <w:rsid w:val="0001613F"/>
    <w:rsid w:val="00016B0B"/>
    <w:rsid w:val="0002003A"/>
    <w:rsid w:val="00020935"/>
    <w:rsid w:val="00022F48"/>
    <w:rsid w:val="00023A17"/>
    <w:rsid w:val="00024173"/>
    <w:rsid w:val="0002483B"/>
    <w:rsid w:val="00024E26"/>
    <w:rsid w:val="0002552C"/>
    <w:rsid w:val="00026F88"/>
    <w:rsid w:val="00027975"/>
    <w:rsid w:val="00027AA8"/>
    <w:rsid w:val="00030BA0"/>
    <w:rsid w:val="000323C2"/>
    <w:rsid w:val="000342C1"/>
    <w:rsid w:val="00035270"/>
    <w:rsid w:val="00036661"/>
    <w:rsid w:val="00036CCF"/>
    <w:rsid w:val="00036E28"/>
    <w:rsid w:val="00041954"/>
    <w:rsid w:val="0004200B"/>
    <w:rsid w:val="00043025"/>
    <w:rsid w:val="00046204"/>
    <w:rsid w:val="00046A32"/>
    <w:rsid w:val="00046FB7"/>
    <w:rsid w:val="00046FC9"/>
    <w:rsid w:val="00047495"/>
    <w:rsid w:val="000506E5"/>
    <w:rsid w:val="0005108B"/>
    <w:rsid w:val="0005120E"/>
    <w:rsid w:val="000512CD"/>
    <w:rsid w:val="0005296F"/>
    <w:rsid w:val="000534AA"/>
    <w:rsid w:val="00053856"/>
    <w:rsid w:val="00053974"/>
    <w:rsid w:val="00053FE1"/>
    <w:rsid w:val="000570D0"/>
    <w:rsid w:val="00057FA1"/>
    <w:rsid w:val="00060327"/>
    <w:rsid w:val="00060E21"/>
    <w:rsid w:val="00060F03"/>
    <w:rsid w:val="00061832"/>
    <w:rsid w:val="00063723"/>
    <w:rsid w:val="00064B0E"/>
    <w:rsid w:val="00065AA7"/>
    <w:rsid w:val="00066582"/>
    <w:rsid w:val="00066AA1"/>
    <w:rsid w:val="00067902"/>
    <w:rsid w:val="00067BD4"/>
    <w:rsid w:val="00067D67"/>
    <w:rsid w:val="00071FDB"/>
    <w:rsid w:val="00072B6F"/>
    <w:rsid w:val="00073B28"/>
    <w:rsid w:val="00074072"/>
    <w:rsid w:val="00075CC3"/>
    <w:rsid w:val="00076BB1"/>
    <w:rsid w:val="00077AFA"/>
    <w:rsid w:val="00080E8D"/>
    <w:rsid w:val="00082FA5"/>
    <w:rsid w:val="0008397E"/>
    <w:rsid w:val="0008414D"/>
    <w:rsid w:val="00084387"/>
    <w:rsid w:val="00084396"/>
    <w:rsid w:val="000846B3"/>
    <w:rsid w:val="000851FF"/>
    <w:rsid w:val="00085273"/>
    <w:rsid w:val="000852F5"/>
    <w:rsid w:val="00087315"/>
    <w:rsid w:val="000873E1"/>
    <w:rsid w:val="00087AE0"/>
    <w:rsid w:val="00087B08"/>
    <w:rsid w:val="00087EA0"/>
    <w:rsid w:val="000916AF"/>
    <w:rsid w:val="00093C0F"/>
    <w:rsid w:val="000943B3"/>
    <w:rsid w:val="000944B6"/>
    <w:rsid w:val="00094E24"/>
    <w:rsid w:val="00095523"/>
    <w:rsid w:val="00095687"/>
    <w:rsid w:val="000975BB"/>
    <w:rsid w:val="000A0E77"/>
    <w:rsid w:val="000A1A5E"/>
    <w:rsid w:val="000A1F8E"/>
    <w:rsid w:val="000A2402"/>
    <w:rsid w:val="000A6236"/>
    <w:rsid w:val="000A65A7"/>
    <w:rsid w:val="000A670C"/>
    <w:rsid w:val="000A7C1E"/>
    <w:rsid w:val="000B0167"/>
    <w:rsid w:val="000B0CAF"/>
    <w:rsid w:val="000B29EA"/>
    <w:rsid w:val="000B3012"/>
    <w:rsid w:val="000B31A2"/>
    <w:rsid w:val="000B370A"/>
    <w:rsid w:val="000B3A8E"/>
    <w:rsid w:val="000B52E3"/>
    <w:rsid w:val="000B6307"/>
    <w:rsid w:val="000B68BC"/>
    <w:rsid w:val="000B6EDB"/>
    <w:rsid w:val="000B75BB"/>
    <w:rsid w:val="000B7DC2"/>
    <w:rsid w:val="000C063A"/>
    <w:rsid w:val="000C0B6E"/>
    <w:rsid w:val="000C1585"/>
    <w:rsid w:val="000C1E75"/>
    <w:rsid w:val="000C2185"/>
    <w:rsid w:val="000C29AB"/>
    <w:rsid w:val="000C2E29"/>
    <w:rsid w:val="000C3F98"/>
    <w:rsid w:val="000C4197"/>
    <w:rsid w:val="000C49EC"/>
    <w:rsid w:val="000C56E4"/>
    <w:rsid w:val="000C64F8"/>
    <w:rsid w:val="000C65F3"/>
    <w:rsid w:val="000C69AF"/>
    <w:rsid w:val="000D09FC"/>
    <w:rsid w:val="000D25CC"/>
    <w:rsid w:val="000D4857"/>
    <w:rsid w:val="000D5612"/>
    <w:rsid w:val="000D5617"/>
    <w:rsid w:val="000D5DCC"/>
    <w:rsid w:val="000D6F1C"/>
    <w:rsid w:val="000D7305"/>
    <w:rsid w:val="000D7696"/>
    <w:rsid w:val="000E096A"/>
    <w:rsid w:val="000E0B68"/>
    <w:rsid w:val="000E0DC6"/>
    <w:rsid w:val="000E2343"/>
    <w:rsid w:val="000E2A92"/>
    <w:rsid w:val="000E404B"/>
    <w:rsid w:val="000E46DA"/>
    <w:rsid w:val="000E76AC"/>
    <w:rsid w:val="000E7D25"/>
    <w:rsid w:val="000F034A"/>
    <w:rsid w:val="000F0627"/>
    <w:rsid w:val="000F0AD3"/>
    <w:rsid w:val="000F1107"/>
    <w:rsid w:val="000F1709"/>
    <w:rsid w:val="000F1E20"/>
    <w:rsid w:val="000F22A7"/>
    <w:rsid w:val="000F3399"/>
    <w:rsid w:val="000F3AE3"/>
    <w:rsid w:val="000F413E"/>
    <w:rsid w:val="000F738F"/>
    <w:rsid w:val="000F79CC"/>
    <w:rsid w:val="000F7FCF"/>
    <w:rsid w:val="0010041C"/>
    <w:rsid w:val="00100736"/>
    <w:rsid w:val="00101CF1"/>
    <w:rsid w:val="00102D5D"/>
    <w:rsid w:val="0010416E"/>
    <w:rsid w:val="0010418F"/>
    <w:rsid w:val="0010474A"/>
    <w:rsid w:val="001049C3"/>
    <w:rsid w:val="00105A7F"/>
    <w:rsid w:val="0010693B"/>
    <w:rsid w:val="00106A25"/>
    <w:rsid w:val="00110F67"/>
    <w:rsid w:val="001111D3"/>
    <w:rsid w:val="00111882"/>
    <w:rsid w:val="00112075"/>
    <w:rsid w:val="00112841"/>
    <w:rsid w:val="00112CE2"/>
    <w:rsid w:val="00112E4B"/>
    <w:rsid w:val="00113129"/>
    <w:rsid w:val="001135A5"/>
    <w:rsid w:val="00114586"/>
    <w:rsid w:val="00114C5E"/>
    <w:rsid w:val="00114E84"/>
    <w:rsid w:val="00116ACB"/>
    <w:rsid w:val="00117B55"/>
    <w:rsid w:val="00117ED5"/>
    <w:rsid w:val="00120124"/>
    <w:rsid w:val="00120E35"/>
    <w:rsid w:val="00120E9E"/>
    <w:rsid w:val="001220E4"/>
    <w:rsid w:val="001223C5"/>
    <w:rsid w:val="001236C0"/>
    <w:rsid w:val="001237C4"/>
    <w:rsid w:val="00124F72"/>
    <w:rsid w:val="001250C8"/>
    <w:rsid w:val="001257FF"/>
    <w:rsid w:val="001260CB"/>
    <w:rsid w:val="0012694F"/>
    <w:rsid w:val="00127074"/>
    <w:rsid w:val="00130BAC"/>
    <w:rsid w:val="00130BDC"/>
    <w:rsid w:val="001316E0"/>
    <w:rsid w:val="00132AFC"/>
    <w:rsid w:val="0013351E"/>
    <w:rsid w:val="00133EE8"/>
    <w:rsid w:val="001343B9"/>
    <w:rsid w:val="001344FB"/>
    <w:rsid w:val="001346A3"/>
    <w:rsid w:val="001362B1"/>
    <w:rsid w:val="001375EE"/>
    <w:rsid w:val="00137653"/>
    <w:rsid w:val="00137A58"/>
    <w:rsid w:val="00140077"/>
    <w:rsid w:val="00141473"/>
    <w:rsid w:val="00142249"/>
    <w:rsid w:val="001425F1"/>
    <w:rsid w:val="00143709"/>
    <w:rsid w:val="001437EA"/>
    <w:rsid w:val="001441B5"/>
    <w:rsid w:val="001441FA"/>
    <w:rsid w:val="0014487D"/>
    <w:rsid w:val="00144957"/>
    <w:rsid w:val="00145AB7"/>
    <w:rsid w:val="00145B29"/>
    <w:rsid w:val="00147700"/>
    <w:rsid w:val="00147F2E"/>
    <w:rsid w:val="00152067"/>
    <w:rsid w:val="00152206"/>
    <w:rsid w:val="001529F2"/>
    <w:rsid w:val="0015400A"/>
    <w:rsid w:val="001540DC"/>
    <w:rsid w:val="001542CF"/>
    <w:rsid w:val="00154899"/>
    <w:rsid w:val="0015551E"/>
    <w:rsid w:val="001564BA"/>
    <w:rsid w:val="00156F0E"/>
    <w:rsid w:val="0015777C"/>
    <w:rsid w:val="00157C5D"/>
    <w:rsid w:val="0016007C"/>
    <w:rsid w:val="00160133"/>
    <w:rsid w:val="00160C05"/>
    <w:rsid w:val="001623F0"/>
    <w:rsid w:val="00162C31"/>
    <w:rsid w:val="00162F62"/>
    <w:rsid w:val="001630DE"/>
    <w:rsid w:val="0016382C"/>
    <w:rsid w:val="00163AFC"/>
    <w:rsid w:val="00163B6B"/>
    <w:rsid w:val="00164017"/>
    <w:rsid w:val="00164691"/>
    <w:rsid w:val="00164749"/>
    <w:rsid w:val="00164B5C"/>
    <w:rsid w:val="00164FFA"/>
    <w:rsid w:val="001654E2"/>
    <w:rsid w:val="00165571"/>
    <w:rsid w:val="0016557B"/>
    <w:rsid w:val="0016617A"/>
    <w:rsid w:val="001665A9"/>
    <w:rsid w:val="001669B9"/>
    <w:rsid w:val="00167925"/>
    <w:rsid w:val="0017074E"/>
    <w:rsid w:val="00170A06"/>
    <w:rsid w:val="00170C60"/>
    <w:rsid w:val="001710B9"/>
    <w:rsid w:val="00171A99"/>
    <w:rsid w:val="00171DF4"/>
    <w:rsid w:val="0017262F"/>
    <w:rsid w:val="00172A7D"/>
    <w:rsid w:val="00174AEF"/>
    <w:rsid w:val="00175F31"/>
    <w:rsid w:val="00176E3B"/>
    <w:rsid w:val="001779D5"/>
    <w:rsid w:val="00180A2C"/>
    <w:rsid w:val="00181276"/>
    <w:rsid w:val="00182053"/>
    <w:rsid w:val="00182612"/>
    <w:rsid w:val="00182DD5"/>
    <w:rsid w:val="001830DD"/>
    <w:rsid w:val="001836AF"/>
    <w:rsid w:val="00184223"/>
    <w:rsid w:val="00184326"/>
    <w:rsid w:val="0018473C"/>
    <w:rsid w:val="0018486F"/>
    <w:rsid w:val="0018540C"/>
    <w:rsid w:val="00186098"/>
    <w:rsid w:val="00186287"/>
    <w:rsid w:val="00186D4C"/>
    <w:rsid w:val="00187670"/>
    <w:rsid w:val="00190ABC"/>
    <w:rsid w:val="00190ADB"/>
    <w:rsid w:val="00191FF7"/>
    <w:rsid w:val="00192618"/>
    <w:rsid w:val="0019268A"/>
    <w:rsid w:val="001930E6"/>
    <w:rsid w:val="001940DF"/>
    <w:rsid w:val="001952EC"/>
    <w:rsid w:val="00195B19"/>
    <w:rsid w:val="00197341"/>
    <w:rsid w:val="00197374"/>
    <w:rsid w:val="001A0F2C"/>
    <w:rsid w:val="001A15AC"/>
    <w:rsid w:val="001A24E1"/>
    <w:rsid w:val="001A2726"/>
    <w:rsid w:val="001A2E73"/>
    <w:rsid w:val="001A37B0"/>
    <w:rsid w:val="001A37C1"/>
    <w:rsid w:val="001A4211"/>
    <w:rsid w:val="001A4A60"/>
    <w:rsid w:val="001A4B98"/>
    <w:rsid w:val="001A5BB2"/>
    <w:rsid w:val="001A5BC4"/>
    <w:rsid w:val="001B06A0"/>
    <w:rsid w:val="001B09E0"/>
    <w:rsid w:val="001B0EF0"/>
    <w:rsid w:val="001B32E5"/>
    <w:rsid w:val="001B46F5"/>
    <w:rsid w:val="001B4DB5"/>
    <w:rsid w:val="001B51E3"/>
    <w:rsid w:val="001B634D"/>
    <w:rsid w:val="001B6623"/>
    <w:rsid w:val="001B7A57"/>
    <w:rsid w:val="001B7BFA"/>
    <w:rsid w:val="001C1ADB"/>
    <w:rsid w:val="001C1CF0"/>
    <w:rsid w:val="001C499C"/>
    <w:rsid w:val="001C52CE"/>
    <w:rsid w:val="001C6965"/>
    <w:rsid w:val="001C78E4"/>
    <w:rsid w:val="001C7F63"/>
    <w:rsid w:val="001D09AD"/>
    <w:rsid w:val="001D0C98"/>
    <w:rsid w:val="001D0FF9"/>
    <w:rsid w:val="001D1948"/>
    <w:rsid w:val="001D248F"/>
    <w:rsid w:val="001D2890"/>
    <w:rsid w:val="001D3556"/>
    <w:rsid w:val="001D3648"/>
    <w:rsid w:val="001D3BB5"/>
    <w:rsid w:val="001D46CE"/>
    <w:rsid w:val="001D4DCC"/>
    <w:rsid w:val="001D573D"/>
    <w:rsid w:val="001D5DD8"/>
    <w:rsid w:val="001D78FA"/>
    <w:rsid w:val="001E0728"/>
    <w:rsid w:val="001E2E76"/>
    <w:rsid w:val="001E37E8"/>
    <w:rsid w:val="001E466F"/>
    <w:rsid w:val="001E468C"/>
    <w:rsid w:val="001E50DD"/>
    <w:rsid w:val="001E5DCD"/>
    <w:rsid w:val="001E603D"/>
    <w:rsid w:val="001E7087"/>
    <w:rsid w:val="001E7A21"/>
    <w:rsid w:val="001F0E43"/>
    <w:rsid w:val="001F1E7A"/>
    <w:rsid w:val="001F3D9F"/>
    <w:rsid w:val="001F45BD"/>
    <w:rsid w:val="001F4E4A"/>
    <w:rsid w:val="001F51DC"/>
    <w:rsid w:val="001F590F"/>
    <w:rsid w:val="001F6C74"/>
    <w:rsid w:val="001F7A5E"/>
    <w:rsid w:val="001F7F9B"/>
    <w:rsid w:val="00200945"/>
    <w:rsid w:val="002016E2"/>
    <w:rsid w:val="002019A9"/>
    <w:rsid w:val="00201BD5"/>
    <w:rsid w:val="002026DA"/>
    <w:rsid w:val="00202DAA"/>
    <w:rsid w:val="00203063"/>
    <w:rsid w:val="002055CE"/>
    <w:rsid w:val="002057FA"/>
    <w:rsid w:val="00205D4F"/>
    <w:rsid w:val="00206271"/>
    <w:rsid w:val="00206BE6"/>
    <w:rsid w:val="00206C78"/>
    <w:rsid w:val="00206FFE"/>
    <w:rsid w:val="00207B74"/>
    <w:rsid w:val="002106E1"/>
    <w:rsid w:val="00210A33"/>
    <w:rsid w:val="00210ACB"/>
    <w:rsid w:val="002112D3"/>
    <w:rsid w:val="0021143E"/>
    <w:rsid w:val="0021191D"/>
    <w:rsid w:val="00211B4F"/>
    <w:rsid w:val="0021200C"/>
    <w:rsid w:val="002129BE"/>
    <w:rsid w:val="00213557"/>
    <w:rsid w:val="00213AD2"/>
    <w:rsid w:val="00213E24"/>
    <w:rsid w:val="00213FDE"/>
    <w:rsid w:val="00214916"/>
    <w:rsid w:val="00214F77"/>
    <w:rsid w:val="0021543E"/>
    <w:rsid w:val="00217B6D"/>
    <w:rsid w:val="00220A3D"/>
    <w:rsid w:val="00220CBB"/>
    <w:rsid w:val="002213C5"/>
    <w:rsid w:val="002215AA"/>
    <w:rsid w:val="00221F5B"/>
    <w:rsid w:val="00222196"/>
    <w:rsid w:val="002227A4"/>
    <w:rsid w:val="002228F5"/>
    <w:rsid w:val="00222987"/>
    <w:rsid w:val="00222B23"/>
    <w:rsid w:val="00222E37"/>
    <w:rsid w:val="00223278"/>
    <w:rsid w:val="00226156"/>
    <w:rsid w:val="00226FA6"/>
    <w:rsid w:val="00230CDA"/>
    <w:rsid w:val="00231D1D"/>
    <w:rsid w:val="00233AEA"/>
    <w:rsid w:val="002345F2"/>
    <w:rsid w:val="002350FA"/>
    <w:rsid w:val="002351C8"/>
    <w:rsid w:val="00235C63"/>
    <w:rsid w:val="00236065"/>
    <w:rsid w:val="002360C4"/>
    <w:rsid w:val="002360E4"/>
    <w:rsid w:val="0023786B"/>
    <w:rsid w:val="00237D51"/>
    <w:rsid w:val="0024202E"/>
    <w:rsid w:val="00242E7B"/>
    <w:rsid w:val="00242F25"/>
    <w:rsid w:val="0024402F"/>
    <w:rsid w:val="002448DD"/>
    <w:rsid w:val="00244A25"/>
    <w:rsid w:val="0024604E"/>
    <w:rsid w:val="0024650C"/>
    <w:rsid w:val="002475FB"/>
    <w:rsid w:val="00247D9A"/>
    <w:rsid w:val="0025256A"/>
    <w:rsid w:val="00252C7B"/>
    <w:rsid w:val="002539CC"/>
    <w:rsid w:val="00255862"/>
    <w:rsid w:val="0026019F"/>
    <w:rsid w:val="00260F51"/>
    <w:rsid w:val="00261E16"/>
    <w:rsid w:val="00262D88"/>
    <w:rsid w:val="00262E1B"/>
    <w:rsid w:val="0026416E"/>
    <w:rsid w:val="00266066"/>
    <w:rsid w:val="0026651F"/>
    <w:rsid w:val="0026690A"/>
    <w:rsid w:val="00266A26"/>
    <w:rsid w:val="00266EC9"/>
    <w:rsid w:val="00266F00"/>
    <w:rsid w:val="002671D8"/>
    <w:rsid w:val="00267212"/>
    <w:rsid w:val="002675BD"/>
    <w:rsid w:val="00267857"/>
    <w:rsid w:val="00267C30"/>
    <w:rsid w:val="002708D9"/>
    <w:rsid w:val="002711FB"/>
    <w:rsid w:val="002715AD"/>
    <w:rsid w:val="00271760"/>
    <w:rsid w:val="00271F88"/>
    <w:rsid w:val="00272AEC"/>
    <w:rsid w:val="00272D99"/>
    <w:rsid w:val="00275A55"/>
    <w:rsid w:val="0027679D"/>
    <w:rsid w:val="00276A15"/>
    <w:rsid w:val="00277597"/>
    <w:rsid w:val="00277F94"/>
    <w:rsid w:val="002801EF"/>
    <w:rsid w:val="002804D0"/>
    <w:rsid w:val="002809B8"/>
    <w:rsid w:val="00280B63"/>
    <w:rsid w:val="002816FE"/>
    <w:rsid w:val="00283AE5"/>
    <w:rsid w:val="00283DD3"/>
    <w:rsid w:val="00283F61"/>
    <w:rsid w:val="002841EC"/>
    <w:rsid w:val="002848F5"/>
    <w:rsid w:val="00284D45"/>
    <w:rsid w:val="00284D47"/>
    <w:rsid w:val="00285497"/>
    <w:rsid w:val="00285BB7"/>
    <w:rsid w:val="0028609B"/>
    <w:rsid w:val="002861DF"/>
    <w:rsid w:val="00286504"/>
    <w:rsid w:val="0028694D"/>
    <w:rsid w:val="00287716"/>
    <w:rsid w:val="00287FD6"/>
    <w:rsid w:val="00291E1D"/>
    <w:rsid w:val="00293232"/>
    <w:rsid w:val="002938AA"/>
    <w:rsid w:val="00294CB6"/>
    <w:rsid w:val="00296859"/>
    <w:rsid w:val="00296B60"/>
    <w:rsid w:val="00297E6E"/>
    <w:rsid w:val="002A00E2"/>
    <w:rsid w:val="002A02EE"/>
    <w:rsid w:val="002A0CE5"/>
    <w:rsid w:val="002A2F12"/>
    <w:rsid w:val="002A3E34"/>
    <w:rsid w:val="002A43E8"/>
    <w:rsid w:val="002A4780"/>
    <w:rsid w:val="002A4805"/>
    <w:rsid w:val="002A4807"/>
    <w:rsid w:val="002A6A4E"/>
    <w:rsid w:val="002B080C"/>
    <w:rsid w:val="002B10E4"/>
    <w:rsid w:val="002B13FA"/>
    <w:rsid w:val="002B1834"/>
    <w:rsid w:val="002B183F"/>
    <w:rsid w:val="002B2F4F"/>
    <w:rsid w:val="002B351B"/>
    <w:rsid w:val="002B48F8"/>
    <w:rsid w:val="002B5811"/>
    <w:rsid w:val="002B6156"/>
    <w:rsid w:val="002B6851"/>
    <w:rsid w:val="002B6A63"/>
    <w:rsid w:val="002B70B4"/>
    <w:rsid w:val="002B72F0"/>
    <w:rsid w:val="002B7B77"/>
    <w:rsid w:val="002B7E60"/>
    <w:rsid w:val="002C032A"/>
    <w:rsid w:val="002C0D5A"/>
    <w:rsid w:val="002C1A22"/>
    <w:rsid w:val="002C26E6"/>
    <w:rsid w:val="002C34AB"/>
    <w:rsid w:val="002C46BF"/>
    <w:rsid w:val="002C4A06"/>
    <w:rsid w:val="002C5C65"/>
    <w:rsid w:val="002D042B"/>
    <w:rsid w:val="002D0CB7"/>
    <w:rsid w:val="002D1065"/>
    <w:rsid w:val="002D119B"/>
    <w:rsid w:val="002D15C4"/>
    <w:rsid w:val="002D17EF"/>
    <w:rsid w:val="002D2135"/>
    <w:rsid w:val="002D2D98"/>
    <w:rsid w:val="002D55A0"/>
    <w:rsid w:val="002D5B5C"/>
    <w:rsid w:val="002D64A5"/>
    <w:rsid w:val="002D6675"/>
    <w:rsid w:val="002D7134"/>
    <w:rsid w:val="002D7CB7"/>
    <w:rsid w:val="002E0355"/>
    <w:rsid w:val="002E0545"/>
    <w:rsid w:val="002E1058"/>
    <w:rsid w:val="002E24F5"/>
    <w:rsid w:val="002E271A"/>
    <w:rsid w:val="002E35F7"/>
    <w:rsid w:val="002E37E3"/>
    <w:rsid w:val="002E4D2F"/>
    <w:rsid w:val="002E5034"/>
    <w:rsid w:val="002E5520"/>
    <w:rsid w:val="002E575E"/>
    <w:rsid w:val="002E5DB7"/>
    <w:rsid w:val="002E79D6"/>
    <w:rsid w:val="002F0169"/>
    <w:rsid w:val="002F0FE1"/>
    <w:rsid w:val="002F16AA"/>
    <w:rsid w:val="002F2486"/>
    <w:rsid w:val="002F2A2A"/>
    <w:rsid w:val="002F40D7"/>
    <w:rsid w:val="002F6995"/>
    <w:rsid w:val="002F7209"/>
    <w:rsid w:val="002F751C"/>
    <w:rsid w:val="00300735"/>
    <w:rsid w:val="00300DC2"/>
    <w:rsid w:val="0030169E"/>
    <w:rsid w:val="00301FFD"/>
    <w:rsid w:val="003020FC"/>
    <w:rsid w:val="003026FE"/>
    <w:rsid w:val="00302CF3"/>
    <w:rsid w:val="00302F88"/>
    <w:rsid w:val="003032E9"/>
    <w:rsid w:val="00303C61"/>
    <w:rsid w:val="00304AB5"/>
    <w:rsid w:val="003051EA"/>
    <w:rsid w:val="00305437"/>
    <w:rsid w:val="00306437"/>
    <w:rsid w:val="003078B2"/>
    <w:rsid w:val="00310D11"/>
    <w:rsid w:val="00311DDC"/>
    <w:rsid w:val="00311EA4"/>
    <w:rsid w:val="00312015"/>
    <w:rsid w:val="00312A70"/>
    <w:rsid w:val="0031362B"/>
    <w:rsid w:val="00314559"/>
    <w:rsid w:val="00316719"/>
    <w:rsid w:val="0031679C"/>
    <w:rsid w:val="00316EA3"/>
    <w:rsid w:val="003202EF"/>
    <w:rsid w:val="00321058"/>
    <w:rsid w:val="003217D9"/>
    <w:rsid w:val="00321896"/>
    <w:rsid w:val="00321F6C"/>
    <w:rsid w:val="003225C8"/>
    <w:rsid w:val="00322ABA"/>
    <w:rsid w:val="00323522"/>
    <w:rsid w:val="00324AD8"/>
    <w:rsid w:val="00324EE2"/>
    <w:rsid w:val="00325B40"/>
    <w:rsid w:val="00326265"/>
    <w:rsid w:val="0032628D"/>
    <w:rsid w:val="00326984"/>
    <w:rsid w:val="00327279"/>
    <w:rsid w:val="0032772C"/>
    <w:rsid w:val="003305F7"/>
    <w:rsid w:val="00332131"/>
    <w:rsid w:val="00333A12"/>
    <w:rsid w:val="0033456B"/>
    <w:rsid w:val="00335F5D"/>
    <w:rsid w:val="00335F89"/>
    <w:rsid w:val="0033702C"/>
    <w:rsid w:val="0034061B"/>
    <w:rsid w:val="0034111D"/>
    <w:rsid w:val="00341C08"/>
    <w:rsid w:val="003421F6"/>
    <w:rsid w:val="00342423"/>
    <w:rsid w:val="0034244D"/>
    <w:rsid w:val="00342508"/>
    <w:rsid w:val="00342686"/>
    <w:rsid w:val="003426D5"/>
    <w:rsid w:val="00342CC3"/>
    <w:rsid w:val="003433D9"/>
    <w:rsid w:val="00345BC0"/>
    <w:rsid w:val="003465CD"/>
    <w:rsid w:val="00346803"/>
    <w:rsid w:val="00346D53"/>
    <w:rsid w:val="0034709B"/>
    <w:rsid w:val="003479CD"/>
    <w:rsid w:val="003512EF"/>
    <w:rsid w:val="00351375"/>
    <w:rsid w:val="00351C5F"/>
    <w:rsid w:val="00352154"/>
    <w:rsid w:val="00352A85"/>
    <w:rsid w:val="003536CC"/>
    <w:rsid w:val="00353BF6"/>
    <w:rsid w:val="003545B1"/>
    <w:rsid w:val="00356833"/>
    <w:rsid w:val="00356892"/>
    <w:rsid w:val="00356D98"/>
    <w:rsid w:val="00357249"/>
    <w:rsid w:val="00357975"/>
    <w:rsid w:val="0036055B"/>
    <w:rsid w:val="00361628"/>
    <w:rsid w:val="00361A0E"/>
    <w:rsid w:val="00363370"/>
    <w:rsid w:val="00363D81"/>
    <w:rsid w:val="00366448"/>
    <w:rsid w:val="00366F0B"/>
    <w:rsid w:val="00367785"/>
    <w:rsid w:val="003701EC"/>
    <w:rsid w:val="00370BE4"/>
    <w:rsid w:val="0037211D"/>
    <w:rsid w:val="00372E78"/>
    <w:rsid w:val="003732FB"/>
    <w:rsid w:val="00373DF8"/>
    <w:rsid w:val="003742DC"/>
    <w:rsid w:val="003749AA"/>
    <w:rsid w:val="00374B2D"/>
    <w:rsid w:val="00374B99"/>
    <w:rsid w:val="003752C6"/>
    <w:rsid w:val="00375970"/>
    <w:rsid w:val="00375C5C"/>
    <w:rsid w:val="00375FDE"/>
    <w:rsid w:val="0037725F"/>
    <w:rsid w:val="0037785E"/>
    <w:rsid w:val="00380402"/>
    <w:rsid w:val="0038268D"/>
    <w:rsid w:val="0038314A"/>
    <w:rsid w:val="00383D49"/>
    <w:rsid w:val="00383D73"/>
    <w:rsid w:val="00386023"/>
    <w:rsid w:val="003876A2"/>
    <w:rsid w:val="00387B69"/>
    <w:rsid w:val="0039005C"/>
    <w:rsid w:val="0039011A"/>
    <w:rsid w:val="00390817"/>
    <w:rsid w:val="00391130"/>
    <w:rsid w:val="00391301"/>
    <w:rsid w:val="003914DC"/>
    <w:rsid w:val="003920DC"/>
    <w:rsid w:val="003935D1"/>
    <w:rsid w:val="00394908"/>
    <w:rsid w:val="00394DC2"/>
    <w:rsid w:val="00395285"/>
    <w:rsid w:val="00395471"/>
    <w:rsid w:val="003954EF"/>
    <w:rsid w:val="00395617"/>
    <w:rsid w:val="0039629E"/>
    <w:rsid w:val="003971B6"/>
    <w:rsid w:val="003975D5"/>
    <w:rsid w:val="00397AD0"/>
    <w:rsid w:val="00397DF0"/>
    <w:rsid w:val="00397DF5"/>
    <w:rsid w:val="003A0726"/>
    <w:rsid w:val="003A152F"/>
    <w:rsid w:val="003A199B"/>
    <w:rsid w:val="003A21FA"/>
    <w:rsid w:val="003A275C"/>
    <w:rsid w:val="003A2B5A"/>
    <w:rsid w:val="003A3C15"/>
    <w:rsid w:val="003A4391"/>
    <w:rsid w:val="003A44CA"/>
    <w:rsid w:val="003A4E31"/>
    <w:rsid w:val="003A4ECE"/>
    <w:rsid w:val="003A5258"/>
    <w:rsid w:val="003A548C"/>
    <w:rsid w:val="003A69CD"/>
    <w:rsid w:val="003A765B"/>
    <w:rsid w:val="003B04DA"/>
    <w:rsid w:val="003B1CAA"/>
    <w:rsid w:val="003B252B"/>
    <w:rsid w:val="003B2A2A"/>
    <w:rsid w:val="003B2A3D"/>
    <w:rsid w:val="003B4335"/>
    <w:rsid w:val="003B5D06"/>
    <w:rsid w:val="003B5DDB"/>
    <w:rsid w:val="003B5E9B"/>
    <w:rsid w:val="003B639F"/>
    <w:rsid w:val="003B6EFF"/>
    <w:rsid w:val="003B735D"/>
    <w:rsid w:val="003C08F3"/>
    <w:rsid w:val="003C1C9B"/>
    <w:rsid w:val="003C1E1C"/>
    <w:rsid w:val="003C29C3"/>
    <w:rsid w:val="003C2CB5"/>
    <w:rsid w:val="003C33C7"/>
    <w:rsid w:val="003C3797"/>
    <w:rsid w:val="003C3FAB"/>
    <w:rsid w:val="003C580E"/>
    <w:rsid w:val="003C58CD"/>
    <w:rsid w:val="003C5C34"/>
    <w:rsid w:val="003C5E77"/>
    <w:rsid w:val="003C755B"/>
    <w:rsid w:val="003C75FB"/>
    <w:rsid w:val="003C79B1"/>
    <w:rsid w:val="003D055C"/>
    <w:rsid w:val="003D0675"/>
    <w:rsid w:val="003D137B"/>
    <w:rsid w:val="003D1819"/>
    <w:rsid w:val="003D281C"/>
    <w:rsid w:val="003D556C"/>
    <w:rsid w:val="003D566F"/>
    <w:rsid w:val="003D6D49"/>
    <w:rsid w:val="003D7025"/>
    <w:rsid w:val="003D703E"/>
    <w:rsid w:val="003D7FA8"/>
    <w:rsid w:val="003E060C"/>
    <w:rsid w:val="003E082C"/>
    <w:rsid w:val="003E0A8B"/>
    <w:rsid w:val="003E0ECA"/>
    <w:rsid w:val="003E1719"/>
    <w:rsid w:val="003E1E66"/>
    <w:rsid w:val="003E22B0"/>
    <w:rsid w:val="003E2B38"/>
    <w:rsid w:val="003E2B97"/>
    <w:rsid w:val="003E3AC6"/>
    <w:rsid w:val="003E434A"/>
    <w:rsid w:val="003E520E"/>
    <w:rsid w:val="003E5EC6"/>
    <w:rsid w:val="003E6072"/>
    <w:rsid w:val="003E76AF"/>
    <w:rsid w:val="003F08AA"/>
    <w:rsid w:val="003F08C1"/>
    <w:rsid w:val="003F0E91"/>
    <w:rsid w:val="003F10F1"/>
    <w:rsid w:val="003F11A3"/>
    <w:rsid w:val="003F133C"/>
    <w:rsid w:val="003F17F4"/>
    <w:rsid w:val="003F1A45"/>
    <w:rsid w:val="003F1B79"/>
    <w:rsid w:val="003F1FAB"/>
    <w:rsid w:val="003F238D"/>
    <w:rsid w:val="003F25DD"/>
    <w:rsid w:val="003F2704"/>
    <w:rsid w:val="003F4E46"/>
    <w:rsid w:val="003F6C85"/>
    <w:rsid w:val="0040021F"/>
    <w:rsid w:val="00403343"/>
    <w:rsid w:val="00403463"/>
    <w:rsid w:val="00403DB1"/>
    <w:rsid w:val="00404186"/>
    <w:rsid w:val="00404E21"/>
    <w:rsid w:val="004061AD"/>
    <w:rsid w:val="004071E7"/>
    <w:rsid w:val="00407F86"/>
    <w:rsid w:val="00410872"/>
    <w:rsid w:val="00410993"/>
    <w:rsid w:val="00411080"/>
    <w:rsid w:val="004110E7"/>
    <w:rsid w:val="004126B1"/>
    <w:rsid w:val="004127BD"/>
    <w:rsid w:val="0041346E"/>
    <w:rsid w:val="00413C0A"/>
    <w:rsid w:val="00413E83"/>
    <w:rsid w:val="00414569"/>
    <w:rsid w:val="0041580F"/>
    <w:rsid w:val="00415F8F"/>
    <w:rsid w:val="00417F38"/>
    <w:rsid w:val="00420295"/>
    <w:rsid w:val="00421029"/>
    <w:rsid w:val="004210D1"/>
    <w:rsid w:val="004215E6"/>
    <w:rsid w:val="00421EE6"/>
    <w:rsid w:val="004223B8"/>
    <w:rsid w:val="004223EC"/>
    <w:rsid w:val="0042296F"/>
    <w:rsid w:val="00422B2C"/>
    <w:rsid w:val="00422C1A"/>
    <w:rsid w:val="004236D3"/>
    <w:rsid w:val="00423753"/>
    <w:rsid w:val="0042387C"/>
    <w:rsid w:val="00423CC1"/>
    <w:rsid w:val="004240DC"/>
    <w:rsid w:val="00424AC6"/>
    <w:rsid w:val="00424DB6"/>
    <w:rsid w:val="00425C37"/>
    <w:rsid w:val="00426E3B"/>
    <w:rsid w:val="004275E8"/>
    <w:rsid w:val="0043027A"/>
    <w:rsid w:val="004304BA"/>
    <w:rsid w:val="00431235"/>
    <w:rsid w:val="00431AC4"/>
    <w:rsid w:val="00432D4F"/>
    <w:rsid w:val="00432D66"/>
    <w:rsid w:val="004345B2"/>
    <w:rsid w:val="0043469C"/>
    <w:rsid w:val="00434F07"/>
    <w:rsid w:val="004351A6"/>
    <w:rsid w:val="00435465"/>
    <w:rsid w:val="00436ADB"/>
    <w:rsid w:val="00437952"/>
    <w:rsid w:val="00440A12"/>
    <w:rsid w:val="00441B21"/>
    <w:rsid w:val="004424E7"/>
    <w:rsid w:val="00442998"/>
    <w:rsid w:val="00442A6B"/>
    <w:rsid w:val="0044301A"/>
    <w:rsid w:val="00443FFD"/>
    <w:rsid w:val="00444293"/>
    <w:rsid w:val="004448C9"/>
    <w:rsid w:val="0044536E"/>
    <w:rsid w:val="00446753"/>
    <w:rsid w:val="00447FE0"/>
    <w:rsid w:val="004501F5"/>
    <w:rsid w:val="00450313"/>
    <w:rsid w:val="00450E62"/>
    <w:rsid w:val="00451154"/>
    <w:rsid w:val="00451F60"/>
    <w:rsid w:val="004523F5"/>
    <w:rsid w:val="00453A22"/>
    <w:rsid w:val="00453C11"/>
    <w:rsid w:val="00455CC9"/>
    <w:rsid w:val="00455E26"/>
    <w:rsid w:val="004564F7"/>
    <w:rsid w:val="004565B8"/>
    <w:rsid w:val="00457456"/>
    <w:rsid w:val="00460517"/>
    <w:rsid w:val="00464D3C"/>
    <w:rsid w:val="00464FEF"/>
    <w:rsid w:val="00465AA0"/>
    <w:rsid w:val="004667C4"/>
    <w:rsid w:val="004679DD"/>
    <w:rsid w:val="0047020D"/>
    <w:rsid w:val="00470BE1"/>
    <w:rsid w:val="0047157A"/>
    <w:rsid w:val="00471BB7"/>
    <w:rsid w:val="00471E12"/>
    <w:rsid w:val="004720E2"/>
    <w:rsid w:val="00474335"/>
    <w:rsid w:val="00475C05"/>
    <w:rsid w:val="00476747"/>
    <w:rsid w:val="0048067E"/>
    <w:rsid w:val="00482004"/>
    <w:rsid w:val="0048364D"/>
    <w:rsid w:val="00484931"/>
    <w:rsid w:val="00485585"/>
    <w:rsid w:val="00485A54"/>
    <w:rsid w:val="00485C03"/>
    <w:rsid w:val="004861CA"/>
    <w:rsid w:val="00487005"/>
    <w:rsid w:val="0048764A"/>
    <w:rsid w:val="004877F8"/>
    <w:rsid w:val="00487AF6"/>
    <w:rsid w:val="00487B8E"/>
    <w:rsid w:val="00487B90"/>
    <w:rsid w:val="00490C54"/>
    <w:rsid w:val="00491119"/>
    <w:rsid w:val="004919AD"/>
    <w:rsid w:val="00493F8E"/>
    <w:rsid w:val="004940A9"/>
    <w:rsid w:val="00497667"/>
    <w:rsid w:val="004A0130"/>
    <w:rsid w:val="004A1138"/>
    <w:rsid w:val="004A1790"/>
    <w:rsid w:val="004A1793"/>
    <w:rsid w:val="004A1B72"/>
    <w:rsid w:val="004A23EC"/>
    <w:rsid w:val="004A2E80"/>
    <w:rsid w:val="004A33FD"/>
    <w:rsid w:val="004A4D21"/>
    <w:rsid w:val="004A6257"/>
    <w:rsid w:val="004A7025"/>
    <w:rsid w:val="004A72E8"/>
    <w:rsid w:val="004A7675"/>
    <w:rsid w:val="004A7C73"/>
    <w:rsid w:val="004B0A61"/>
    <w:rsid w:val="004B12A7"/>
    <w:rsid w:val="004B1732"/>
    <w:rsid w:val="004B1ABB"/>
    <w:rsid w:val="004B2759"/>
    <w:rsid w:val="004B2F4B"/>
    <w:rsid w:val="004B3401"/>
    <w:rsid w:val="004B3A88"/>
    <w:rsid w:val="004B55F2"/>
    <w:rsid w:val="004B692B"/>
    <w:rsid w:val="004B7FB0"/>
    <w:rsid w:val="004C01C0"/>
    <w:rsid w:val="004C1053"/>
    <w:rsid w:val="004C14DE"/>
    <w:rsid w:val="004C23BC"/>
    <w:rsid w:val="004C24B2"/>
    <w:rsid w:val="004C31DC"/>
    <w:rsid w:val="004C343B"/>
    <w:rsid w:val="004C3D84"/>
    <w:rsid w:val="004C47AC"/>
    <w:rsid w:val="004C4C11"/>
    <w:rsid w:val="004C5D32"/>
    <w:rsid w:val="004C64F3"/>
    <w:rsid w:val="004C6F05"/>
    <w:rsid w:val="004D1144"/>
    <w:rsid w:val="004D14BF"/>
    <w:rsid w:val="004D1856"/>
    <w:rsid w:val="004D1949"/>
    <w:rsid w:val="004D1EF9"/>
    <w:rsid w:val="004D2183"/>
    <w:rsid w:val="004D24F7"/>
    <w:rsid w:val="004D25E9"/>
    <w:rsid w:val="004D2655"/>
    <w:rsid w:val="004D2B96"/>
    <w:rsid w:val="004D2C1A"/>
    <w:rsid w:val="004D4BF6"/>
    <w:rsid w:val="004D4CD3"/>
    <w:rsid w:val="004D56B1"/>
    <w:rsid w:val="004D5C08"/>
    <w:rsid w:val="004D6901"/>
    <w:rsid w:val="004D7A94"/>
    <w:rsid w:val="004D7AEE"/>
    <w:rsid w:val="004E07AB"/>
    <w:rsid w:val="004E0C28"/>
    <w:rsid w:val="004E3890"/>
    <w:rsid w:val="004E4D4B"/>
    <w:rsid w:val="004E5EA7"/>
    <w:rsid w:val="004E62BC"/>
    <w:rsid w:val="004E643E"/>
    <w:rsid w:val="004E66B8"/>
    <w:rsid w:val="004E6994"/>
    <w:rsid w:val="004E77C0"/>
    <w:rsid w:val="004E792A"/>
    <w:rsid w:val="004E7D2A"/>
    <w:rsid w:val="004F0207"/>
    <w:rsid w:val="004F04F2"/>
    <w:rsid w:val="004F147C"/>
    <w:rsid w:val="004F282E"/>
    <w:rsid w:val="004F2AD7"/>
    <w:rsid w:val="004F2F44"/>
    <w:rsid w:val="004F32AD"/>
    <w:rsid w:val="004F4C4F"/>
    <w:rsid w:val="004F53FD"/>
    <w:rsid w:val="004F6159"/>
    <w:rsid w:val="004F6573"/>
    <w:rsid w:val="004F71F1"/>
    <w:rsid w:val="005004AF"/>
    <w:rsid w:val="00502B53"/>
    <w:rsid w:val="00502B7B"/>
    <w:rsid w:val="005034CF"/>
    <w:rsid w:val="00504317"/>
    <w:rsid w:val="0050485C"/>
    <w:rsid w:val="00504BA2"/>
    <w:rsid w:val="0050535B"/>
    <w:rsid w:val="00505870"/>
    <w:rsid w:val="0050613E"/>
    <w:rsid w:val="00506D7F"/>
    <w:rsid w:val="00506DBE"/>
    <w:rsid w:val="00507297"/>
    <w:rsid w:val="00511924"/>
    <w:rsid w:val="00512CAC"/>
    <w:rsid w:val="0051361E"/>
    <w:rsid w:val="005138BD"/>
    <w:rsid w:val="00514169"/>
    <w:rsid w:val="00514B38"/>
    <w:rsid w:val="0051530C"/>
    <w:rsid w:val="005157B9"/>
    <w:rsid w:val="00516DC9"/>
    <w:rsid w:val="00517450"/>
    <w:rsid w:val="005205E5"/>
    <w:rsid w:val="005213D2"/>
    <w:rsid w:val="005214DD"/>
    <w:rsid w:val="005225AD"/>
    <w:rsid w:val="00522BF5"/>
    <w:rsid w:val="00522C9C"/>
    <w:rsid w:val="00523C31"/>
    <w:rsid w:val="00523D5C"/>
    <w:rsid w:val="0052482C"/>
    <w:rsid w:val="00525A43"/>
    <w:rsid w:val="00525C70"/>
    <w:rsid w:val="005262BF"/>
    <w:rsid w:val="00530214"/>
    <w:rsid w:val="005312FF"/>
    <w:rsid w:val="0053150D"/>
    <w:rsid w:val="00532816"/>
    <w:rsid w:val="00533261"/>
    <w:rsid w:val="0053357B"/>
    <w:rsid w:val="005342F6"/>
    <w:rsid w:val="005344CD"/>
    <w:rsid w:val="00534AD8"/>
    <w:rsid w:val="00535599"/>
    <w:rsid w:val="005367AE"/>
    <w:rsid w:val="00537643"/>
    <w:rsid w:val="005379FC"/>
    <w:rsid w:val="00537D07"/>
    <w:rsid w:val="005400DC"/>
    <w:rsid w:val="0054196E"/>
    <w:rsid w:val="005431FE"/>
    <w:rsid w:val="00543888"/>
    <w:rsid w:val="00545933"/>
    <w:rsid w:val="00546196"/>
    <w:rsid w:val="00547D5A"/>
    <w:rsid w:val="00550865"/>
    <w:rsid w:val="00550F83"/>
    <w:rsid w:val="00553978"/>
    <w:rsid w:val="00553F00"/>
    <w:rsid w:val="00554687"/>
    <w:rsid w:val="005554E1"/>
    <w:rsid w:val="005554FD"/>
    <w:rsid w:val="00556675"/>
    <w:rsid w:val="005605F0"/>
    <w:rsid w:val="005616F6"/>
    <w:rsid w:val="00561F5D"/>
    <w:rsid w:val="005625B2"/>
    <w:rsid w:val="00563854"/>
    <w:rsid w:val="00563E80"/>
    <w:rsid w:val="00564390"/>
    <w:rsid w:val="00564483"/>
    <w:rsid w:val="0056479D"/>
    <w:rsid w:val="00564C4D"/>
    <w:rsid w:val="00565CD8"/>
    <w:rsid w:val="005664A2"/>
    <w:rsid w:val="0057022C"/>
    <w:rsid w:val="00570802"/>
    <w:rsid w:val="00570D6E"/>
    <w:rsid w:val="005720EC"/>
    <w:rsid w:val="00572EEA"/>
    <w:rsid w:val="00573588"/>
    <w:rsid w:val="005742C9"/>
    <w:rsid w:val="0057486E"/>
    <w:rsid w:val="00574977"/>
    <w:rsid w:val="00574B1F"/>
    <w:rsid w:val="00575271"/>
    <w:rsid w:val="00576626"/>
    <w:rsid w:val="0057672C"/>
    <w:rsid w:val="005770E0"/>
    <w:rsid w:val="00577163"/>
    <w:rsid w:val="00577A37"/>
    <w:rsid w:val="005807A1"/>
    <w:rsid w:val="005807CD"/>
    <w:rsid w:val="005809BD"/>
    <w:rsid w:val="00583754"/>
    <w:rsid w:val="00583985"/>
    <w:rsid w:val="005846CF"/>
    <w:rsid w:val="005846EC"/>
    <w:rsid w:val="00584893"/>
    <w:rsid w:val="00584F2C"/>
    <w:rsid w:val="0058588C"/>
    <w:rsid w:val="005865D1"/>
    <w:rsid w:val="00587500"/>
    <w:rsid w:val="00590A9B"/>
    <w:rsid w:val="00590E5F"/>
    <w:rsid w:val="00593546"/>
    <w:rsid w:val="005936AD"/>
    <w:rsid w:val="00593760"/>
    <w:rsid w:val="00593F23"/>
    <w:rsid w:val="005940BB"/>
    <w:rsid w:val="005957C4"/>
    <w:rsid w:val="0059714F"/>
    <w:rsid w:val="0059717C"/>
    <w:rsid w:val="00597989"/>
    <w:rsid w:val="005A0A8B"/>
    <w:rsid w:val="005A0BF1"/>
    <w:rsid w:val="005A0CF5"/>
    <w:rsid w:val="005A1F92"/>
    <w:rsid w:val="005A30E2"/>
    <w:rsid w:val="005A43C9"/>
    <w:rsid w:val="005A54F1"/>
    <w:rsid w:val="005A559A"/>
    <w:rsid w:val="005A59A5"/>
    <w:rsid w:val="005A6703"/>
    <w:rsid w:val="005A69A4"/>
    <w:rsid w:val="005A7370"/>
    <w:rsid w:val="005A7801"/>
    <w:rsid w:val="005B057B"/>
    <w:rsid w:val="005B1355"/>
    <w:rsid w:val="005B167F"/>
    <w:rsid w:val="005B28C5"/>
    <w:rsid w:val="005B3807"/>
    <w:rsid w:val="005B4E6C"/>
    <w:rsid w:val="005B5081"/>
    <w:rsid w:val="005C1152"/>
    <w:rsid w:val="005C13A9"/>
    <w:rsid w:val="005C151F"/>
    <w:rsid w:val="005C178F"/>
    <w:rsid w:val="005C204C"/>
    <w:rsid w:val="005C22F9"/>
    <w:rsid w:val="005C2598"/>
    <w:rsid w:val="005C26CA"/>
    <w:rsid w:val="005C3161"/>
    <w:rsid w:val="005C401D"/>
    <w:rsid w:val="005C4080"/>
    <w:rsid w:val="005C443C"/>
    <w:rsid w:val="005C44EF"/>
    <w:rsid w:val="005C4FEA"/>
    <w:rsid w:val="005C5F52"/>
    <w:rsid w:val="005C63ED"/>
    <w:rsid w:val="005C6578"/>
    <w:rsid w:val="005C75FF"/>
    <w:rsid w:val="005D0133"/>
    <w:rsid w:val="005D136A"/>
    <w:rsid w:val="005D2A4B"/>
    <w:rsid w:val="005D2B8B"/>
    <w:rsid w:val="005D2F8E"/>
    <w:rsid w:val="005D30E4"/>
    <w:rsid w:val="005D31B6"/>
    <w:rsid w:val="005D32F8"/>
    <w:rsid w:val="005D4388"/>
    <w:rsid w:val="005D4980"/>
    <w:rsid w:val="005D6140"/>
    <w:rsid w:val="005D6DC8"/>
    <w:rsid w:val="005D6FE3"/>
    <w:rsid w:val="005D716F"/>
    <w:rsid w:val="005D73EA"/>
    <w:rsid w:val="005D7C2A"/>
    <w:rsid w:val="005D7CA9"/>
    <w:rsid w:val="005E05BA"/>
    <w:rsid w:val="005E3588"/>
    <w:rsid w:val="005E3673"/>
    <w:rsid w:val="005E4571"/>
    <w:rsid w:val="005E5131"/>
    <w:rsid w:val="005E56BC"/>
    <w:rsid w:val="005E5B69"/>
    <w:rsid w:val="005E6495"/>
    <w:rsid w:val="005E6F1E"/>
    <w:rsid w:val="005E6F63"/>
    <w:rsid w:val="005E7CF9"/>
    <w:rsid w:val="005F0ACC"/>
    <w:rsid w:val="005F104B"/>
    <w:rsid w:val="005F1CE2"/>
    <w:rsid w:val="005F282A"/>
    <w:rsid w:val="005F3834"/>
    <w:rsid w:val="005F392C"/>
    <w:rsid w:val="005F4DF9"/>
    <w:rsid w:val="005F519A"/>
    <w:rsid w:val="005F5983"/>
    <w:rsid w:val="005F6370"/>
    <w:rsid w:val="005F6390"/>
    <w:rsid w:val="005F66D9"/>
    <w:rsid w:val="005F69FD"/>
    <w:rsid w:val="005F6EC8"/>
    <w:rsid w:val="005F79B3"/>
    <w:rsid w:val="006000F5"/>
    <w:rsid w:val="00600C84"/>
    <w:rsid w:val="006013C8"/>
    <w:rsid w:val="00601E19"/>
    <w:rsid w:val="006021C8"/>
    <w:rsid w:val="00604795"/>
    <w:rsid w:val="00604F7D"/>
    <w:rsid w:val="00605032"/>
    <w:rsid w:val="00605CD5"/>
    <w:rsid w:val="006074C8"/>
    <w:rsid w:val="006100F0"/>
    <w:rsid w:val="0061027E"/>
    <w:rsid w:val="0061122D"/>
    <w:rsid w:val="006117FF"/>
    <w:rsid w:val="00611BDF"/>
    <w:rsid w:val="00611F3C"/>
    <w:rsid w:val="006126F3"/>
    <w:rsid w:val="00612BEC"/>
    <w:rsid w:val="00614763"/>
    <w:rsid w:val="00614C9D"/>
    <w:rsid w:val="0061510A"/>
    <w:rsid w:val="00615E8B"/>
    <w:rsid w:val="0061603E"/>
    <w:rsid w:val="0061620C"/>
    <w:rsid w:val="00616382"/>
    <w:rsid w:val="006164AE"/>
    <w:rsid w:val="00616B02"/>
    <w:rsid w:val="00616F1C"/>
    <w:rsid w:val="00620146"/>
    <w:rsid w:val="006209C5"/>
    <w:rsid w:val="00620CF4"/>
    <w:rsid w:val="0062106E"/>
    <w:rsid w:val="00621C6C"/>
    <w:rsid w:val="006222F5"/>
    <w:rsid w:val="00622584"/>
    <w:rsid w:val="00623571"/>
    <w:rsid w:val="006244DE"/>
    <w:rsid w:val="00625EEE"/>
    <w:rsid w:val="00627105"/>
    <w:rsid w:val="00627A1E"/>
    <w:rsid w:val="00630085"/>
    <w:rsid w:val="0063031D"/>
    <w:rsid w:val="006307F1"/>
    <w:rsid w:val="00630B90"/>
    <w:rsid w:val="00631174"/>
    <w:rsid w:val="00631270"/>
    <w:rsid w:val="0063138E"/>
    <w:rsid w:val="006316D0"/>
    <w:rsid w:val="006317CF"/>
    <w:rsid w:val="00631FF6"/>
    <w:rsid w:val="0063220E"/>
    <w:rsid w:val="00632D56"/>
    <w:rsid w:val="00633488"/>
    <w:rsid w:val="006337C3"/>
    <w:rsid w:val="00634A60"/>
    <w:rsid w:val="00635A35"/>
    <w:rsid w:val="00635ED2"/>
    <w:rsid w:val="006364C9"/>
    <w:rsid w:val="006367A0"/>
    <w:rsid w:val="00636B6F"/>
    <w:rsid w:val="00637A92"/>
    <w:rsid w:val="00642DD5"/>
    <w:rsid w:val="006436F1"/>
    <w:rsid w:val="006436F4"/>
    <w:rsid w:val="006442A9"/>
    <w:rsid w:val="00644A8C"/>
    <w:rsid w:val="00645E2B"/>
    <w:rsid w:val="006461F4"/>
    <w:rsid w:val="00646298"/>
    <w:rsid w:val="00647564"/>
    <w:rsid w:val="0065038F"/>
    <w:rsid w:val="006503D3"/>
    <w:rsid w:val="006511B4"/>
    <w:rsid w:val="00651429"/>
    <w:rsid w:val="006516A8"/>
    <w:rsid w:val="00651D6E"/>
    <w:rsid w:val="006522B0"/>
    <w:rsid w:val="00652B45"/>
    <w:rsid w:val="00653314"/>
    <w:rsid w:val="00653855"/>
    <w:rsid w:val="00653B3F"/>
    <w:rsid w:val="00654668"/>
    <w:rsid w:val="00656B70"/>
    <w:rsid w:val="006603D5"/>
    <w:rsid w:val="00660A6B"/>
    <w:rsid w:val="00660CDF"/>
    <w:rsid w:val="006616F7"/>
    <w:rsid w:val="006621BA"/>
    <w:rsid w:val="0066221A"/>
    <w:rsid w:val="0066337D"/>
    <w:rsid w:val="006643F7"/>
    <w:rsid w:val="006647BF"/>
    <w:rsid w:val="00664B49"/>
    <w:rsid w:val="00665E50"/>
    <w:rsid w:val="00665EE8"/>
    <w:rsid w:val="00666632"/>
    <w:rsid w:val="006677D6"/>
    <w:rsid w:val="006677ED"/>
    <w:rsid w:val="00670013"/>
    <w:rsid w:val="00670326"/>
    <w:rsid w:val="0067063C"/>
    <w:rsid w:val="00670C46"/>
    <w:rsid w:val="006720A6"/>
    <w:rsid w:val="00672CF7"/>
    <w:rsid w:val="00673316"/>
    <w:rsid w:val="00674361"/>
    <w:rsid w:val="00674F66"/>
    <w:rsid w:val="00674FD5"/>
    <w:rsid w:val="006752DC"/>
    <w:rsid w:val="00676A00"/>
    <w:rsid w:val="006772F1"/>
    <w:rsid w:val="006773FA"/>
    <w:rsid w:val="00677DBE"/>
    <w:rsid w:val="0068000C"/>
    <w:rsid w:val="006808EB"/>
    <w:rsid w:val="00680EFD"/>
    <w:rsid w:val="00681677"/>
    <w:rsid w:val="00681C66"/>
    <w:rsid w:val="00682FCF"/>
    <w:rsid w:val="0068344F"/>
    <w:rsid w:val="00683483"/>
    <w:rsid w:val="006839DC"/>
    <w:rsid w:val="00683C5A"/>
    <w:rsid w:val="00684B2B"/>
    <w:rsid w:val="00684E32"/>
    <w:rsid w:val="006851DA"/>
    <w:rsid w:val="0068578D"/>
    <w:rsid w:val="00686AA7"/>
    <w:rsid w:val="00686D3B"/>
    <w:rsid w:val="00687CBA"/>
    <w:rsid w:val="0069024C"/>
    <w:rsid w:val="00690FCE"/>
    <w:rsid w:val="00691C26"/>
    <w:rsid w:val="00692242"/>
    <w:rsid w:val="00693414"/>
    <w:rsid w:val="0069378F"/>
    <w:rsid w:val="00693CC6"/>
    <w:rsid w:val="00694261"/>
    <w:rsid w:val="00694324"/>
    <w:rsid w:val="00695567"/>
    <w:rsid w:val="006957BC"/>
    <w:rsid w:val="00696921"/>
    <w:rsid w:val="006A0334"/>
    <w:rsid w:val="006A1DAD"/>
    <w:rsid w:val="006A2431"/>
    <w:rsid w:val="006A24AF"/>
    <w:rsid w:val="006A269C"/>
    <w:rsid w:val="006A2E85"/>
    <w:rsid w:val="006A34C1"/>
    <w:rsid w:val="006A43F4"/>
    <w:rsid w:val="006A449D"/>
    <w:rsid w:val="006A4F36"/>
    <w:rsid w:val="006A5361"/>
    <w:rsid w:val="006A5B3C"/>
    <w:rsid w:val="006A5C0C"/>
    <w:rsid w:val="006A5EAF"/>
    <w:rsid w:val="006A692B"/>
    <w:rsid w:val="006A6B78"/>
    <w:rsid w:val="006A7060"/>
    <w:rsid w:val="006B0688"/>
    <w:rsid w:val="006B2189"/>
    <w:rsid w:val="006B26C0"/>
    <w:rsid w:val="006B2706"/>
    <w:rsid w:val="006B2DD2"/>
    <w:rsid w:val="006B3282"/>
    <w:rsid w:val="006B5E59"/>
    <w:rsid w:val="006B6862"/>
    <w:rsid w:val="006B700A"/>
    <w:rsid w:val="006B7323"/>
    <w:rsid w:val="006C06DA"/>
    <w:rsid w:val="006C1749"/>
    <w:rsid w:val="006C24D2"/>
    <w:rsid w:val="006C5037"/>
    <w:rsid w:val="006C55D3"/>
    <w:rsid w:val="006C5901"/>
    <w:rsid w:val="006C6B49"/>
    <w:rsid w:val="006C6F7B"/>
    <w:rsid w:val="006C712C"/>
    <w:rsid w:val="006C7A84"/>
    <w:rsid w:val="006C7F98"/>
    <w:rsid w:val="006D0965"/>
    <w:rsid w:val="006D0AB4"/>
    <w:rsid w:val="006D1505"/>
    <w:rsid w:val="006D16B3"/>
    <w:rsid w:val="006D18D1"/>
    <w:rsid w:val="006D2923"/>
    <w:rsid w:val="006D38CF"/>
    <w:rsid w:val="006D3DD4"/>
    <w:rsid w:val="006D4080"/>
    <w:rsid w:val="006D45C3"/>
    <w:rsid w:val="006D5FA8"/>
    <w:rsid w:val="006D67DD"/>
    <w:rsid w:val="006D6CEC"/>
    <w:rsid w:val="006E067F"/>
    <w:rsid w:val="006E20E1"/>
    <w:rsid w:val="006E2EF2"/>
    <w:rsid w:val="006E3570"/>
    <w:rsid w:val="006E4431"/>
    <w:rsid w:val="006E51BC"/>
    <w:rsid w:val="006E5627"/>
    <w:rsid w:val="006E5B06"/>
    <w:rsid w:val="006E5B31"/>
    <w:rsid w:val="006E6EA5"/>
    <w:rsid w:val="006F065F"/>
    <w:rsid w:val="006F0CD5"/>
    <w:rsid w:val="006F1880"/>
    <w:rsid w:val="006F1F63"/>
    <w:rsid w:val="006F487C"/>
    <w:rsid w:val="006F4A13"/>
    <w:rsid w:val="006F58AA"/>
    <w:rsid w:val="006F66DD"/>
    <w:rsid w:val="006F7052"/>
    <w:rsid w:val="006F735A"/>
    <w:rsid w:val="006F7B45"/>
    <w:rsid w:val="00700797"/>
    <w:rsid w:val="00701B7A"/>
    <w:rsid w:val="00701DDC"/>
    <w:rsid w:val="007021A7"/>
    <w:rsid w:val="0070347F"/>
    <w:rsid w:val="00703B4D"/>
    <w:rsid w:val="00703B9B"/>
    <w:rsid w:val="00703D0A"/>
    <w:rsid w:val="00704A0F"/>
    <w:rsid w:val="00705035"/>
    <w:rsid w:val="0070523F"/>
    <w:rsid w:val="00705B6C"/>
    <w:rsid w:val="00706FBF"/>
    <w:rsid w:val="007076BB"/>
    <w:rsid w:val="0070774D"/>
    <w:rsid w:val="007078BD"/>
    <w:rsid w:val="0071038A"/>
    <w:rsid w:val="00710B88"/>
    <w:rsid w:val="007118F9"/>
    <w:rsid w:val="00711E87"/>
    <w:rsid w:val="00713143"/>
    <w:rsid w:val="007140CD"/>
    <w:rsid w:val="00714256"/>
    <w:rsid w:val="00714E1F"/>
    <w:rsid w:val="00715080"/>
    <w:rsid w:val="00716743"/>
    <w:rsid w:val="00717595"/>
    <w:rsid w:val="00717D2D"/>
    <w:rsid w:val="00720244"/>
    <w:rsid w:val="00720ED0"/>
    <w:rsid w:val="00721949"/>
    <w:rsid w:val="00722151"/>
    <w:rsid w:val="007229E1"/>
    <w:rsid w:val="00722E3A"/>
    <w:rsid w:val="00723FE8"/>
    <w:rsid w:val="00724393"/>
    <w:rsid w:val="00724479"/>
    <w:rsid w:val="00725F55"/>
    <w:rsid w:val="00730CDF"/>
    <w:rsid w:val="00733F2D"/>
    <w:rsid w:val="00734F41"/>
    <w:rsid w:val="007350EC"/>
    <w:rsid w:val="007360AA"/>
    <w:rsid w:val="00736A01"/>
    <w:rsid w:val="00737C46"/>
    <w:rsid w:val="00740654"/>
    <w:rsid w:val="00741433"/>
    <w:rsid w:val="00741D3D"/>
    <w:rsid w:val="00741D8F"/>
    <w:rsid w:val="00742C25"/>
    <w:rsid w:val="00742D23"/>
    <w:rsid w:val="007438CC"/>
    <w:rsid w:val="00743BED"/>
    <w:rsid w:val="00744CD3"/>
    <w:rsid w:val="00746E10"/>
    <w:rsid w:val="00747469"/>
    <w:rsid w:val="00750954"/>
    <w:rsid w:val="00750CBA"/>
    <w:rsid w:val="00750D6E"/>
    <w:rsid w:val="00751181"/>
    <w:rsid w:val="00751922"/>
    <w:rsid w:val="00752880"/>
    <w:rsid w:val="00752D11"/>
    <w:rsid w:val="00753D18"/>
    <w:rsid w:val="00754219"/>
    <w:rsid w:val="00754D47"/>
    <w:rsid w:val="0075500C"/>
    <w:rsid w:val="00755837"/>
    <w:rsid w:val="007563BD"/>
    <w:rsid w:val="007568A6"/>
    <w:rsid w:val="00756FEE"/>
    <w:rsid w:val="0076092E"/>
    <w:rsid w:val="00761471"/>
    <w:rsid w:val="0076246E"/>
    <w:rsid w:val="00762480"/>
    <w:rsid w:val="00762E11"/>
    <w:rsid w:val="007634B6"/>
    <w:rsid w:val="007640D1"/>
    <w:rsid w:val="00764877"/>
    <w:rsid w:val="00765591"/>
    <w:rsid w:val="00765853"/>
    <w:rsid w:val="00765A01"/>
    <w:rsid w:val="0076607C"/>
    <w:rsid w:val="00766B1A"/>
    <w:rsid w:val="00766F19"/>
    <w:rsid w:val="00767D15"/>
    <w:rsid w:val="0077072E"/>
    <w:rsid w:val="00770C72"/>
    <w:rsid w:val="007714A3"/>
    <w:rsid w:val="00771603"/>
    <w:rsid w:val="00771BDE"/>
    <w:rsid w:val="00771CC4"/>
    <w:rsid w:val="007725C3"/>
    <w:rsid w:val="00772F11"/>
    <w:rsid w:val="007736F5"/>
    <w:rsid w:val="0077493E"/>
    <w:rsid w:val="00775B3D"/>
    <w:rsid w:val="00775DEE"/>
    <w:rsid w:val="007761D9"/>
    <w:rsid w:val="007763C6"/>
    <w:rsid w:val="007764AE"/>
    <w:rsid w:val="007766C4"/>
    <w:rsid w:val="00780B5A"/>
    <w:rsid w:val="007811AF"/>
    <w:rsid w:val="00782812"/>
    <w:rsid w:val="00782B70"/>
    <w:rsid w:val="00783340"/>
    <w:rsid w:val="007834D5"/>
    <w:rsid w:val="00783BDB"/>
    <w:rsid w:val="00783C68"/>
    <w:rsid w:val="00783D6E"/>
    <w:rsid w:val="0078596C"/>
    <w:rsid w:val="007869B7"/>
    <w:rsid w:val="00787382"/>
    <w:rsid w:val="007942E1"/>
    <w:rsid w:val="00794408"/>
    <w:rsid w:val="0079500A"/>
    <w:rsid w:val="0079505B"/>
    <w:rsid w:val="00795206"/>
    <w:rsid w:val="00796173"/>
    <w:rsid w:val="007964E7"/>
    <w:rsid w:val="00796613"/>
    <w:rsid w:val="00796AF8"/>
    <w:rsid w:val="00797668"/>
    <w:rsid w:val="00797893"/>
    <w:rsid w:val="007A0BE9"/>
    <w:rsid w:val="007A0E4E"/>
    <w:rsid w:val="007A1750"/>
    <w:rsid w:val="007A176C"/>
    <w:rsid w:val="007A19C7"/>
    <w:rsid w:val="007A1B0D"/>
    <w:rsid w:val="007A2B49"/>
    <w:rsid w:val="007A3EF1"/>
    <w:rsid w:val="007A4C2C"/>
    <w:rsid w:val="007A553B"/>
    <w:rsid w:val="007A56B5"/>
    <w:rsid w:val="007B12DF"/>
    <w:rsid w:val="007B2739"/>
    <w:rsid w:val="007B29C7"/>
    <w:rsid w:val="007B2F91"/>
    <w:rsid w:val="007B3086"/>
    <w:rsid w:val="007B449F"/>
    <w:rsid w:val="007B4B5A"/>
    <w:rsid w:val="007B6799"/>
    <w:rsid w:val="007B6ED0"/>
    <w:rsid w:val="007B759F"/>
    <w:rsid w:val="007C022D"/>
    <w:rsid w:val="007C1321"/>
    <w:rsid w:val="007C21BD"/>
    <w:rsid w:val="007C24D6"/>
    <w:rsid w:val="007C3542"/>
    <w:rsid w:val="007C3D37"/>
    <w:rsid w:val="007C4847"/>
    <w:rsid w:val="007C564C"/>
    <w:rsid w:val="007C5E6A"/>
    <w:rsid w:val="007C6EFF"/>
    <w:rsid w:val="007C7A88"/>
    <w:rsid w:val="007D0867"/>
    <w:rsid w:val="007D0F9B"/>
    <w:rsid w:val="007D2352"/>
    <w:rsid w:val="007D2685"/>
    <w:rsid w:val="007D2B53"/>
    <w:rsid w:val="007D3799"/>
    <w:rsid w:val="007D49F0"/>
    <w:rsid w:val="007D4F52"/>
    <w:rsid w:val="007D5136"/>
    <w:rsid w:val="007D533F"/>
    <w:rsid w:val="007D57C1"/>
    <w:rsid w:val="007D64A5"/>
    <w:rsid w:val="007D65BA"/>
    <w:rsid w:val="007D723B"/>
    <w:rsid w:val="007D73E6"/>
    <w:rsid w:val="007E110E"/>
    <w:rsid w:val="007E18C3"/>
    <w:rsid w:val="007E2682"/>
    <w:rsid w:val="007E3337"/>
    <w:rsid w:val="007E3B99"/>
    <w:rsid w:val="007E405B"/>
    <w:rsid w:val="007E4566"/>
    <w:rsid w:val="007E5E06"/>
    <w:rsid w:val="007E5E23"/>
    <w:rsid w:val="007E5EB0"/>
    <w:rsid w:val="007E6306"/>
    <w:rsid w:val="007E65AE"/>
    <w:rsid w:val="007E6D24"/>
    <w:rsid w:val="007F061F"/>
    <w:rsid w:val="007F088F"/>
    <w:rsid w:val="007F09D4"/>
    <w:rsid w:val="007F0B50"/>
    <w:rsid w:val="007F1702"/>
    <w:rsid w:val="007F22DA"/>
    <w:rsid w:val="007F2B73"/>
    <w:rsid w:val="007F3205"/>
    <w:rsid w:val="007F3895"/>
    <w:rsid w:val="007F3CB9"/>
    <w:rsid w:val="007F48A3"/>
    <w:rsid w:val="007F4CDC"/>
    <w:rsid w:val="007F5065"/>
    <w:rsid w:val="007F5119"/>
    <w:rsid w:val="007F5838"/>
    <w:rsid w:val="007F5A75"/>
    <w:rsid w:val="007F6B3E"/>
    <w:rsid w:val="007F7986"/>
    <w:rsid w:val="007F7F20"/>
    <w:rsid w:val="0080048A"/>
    <w:rsid w:val="00800515"/>
    <w:rsid w:val="00800E5F"/>
    <w:rsid w:val="00800F76"/>
    <w:rsid w:val="00802819"/>
    <w:rsid w:val="00802BDB"/>
    <w:rsid w:val="00803147"/>
    <w:rsid w:val="00803858"/>
    <w:rsid w:val="00804814"/>
    <w:rsid w:val="00804CB3"/>
    <w:rsid w:val="0080551F"/>
    <w:rsid w:val="008055B0"/>
    <w:rsid w:val="008061C2"/>
    <w:rsid w:val="00806F76"/>
    <w:rsid w:val="00807051"/>
    <w:rsid w:val="008075B3"/>
    <w:rsid w:val="0081089C"/>
    <w:rsid w:val="008127A9"/>
    <w:rsid w:val="008128CB"/>
    <w:rsid w:val="00812B1A"/>
    <w:rsid w:val="00813782"/>
    <w:rsid w:val="00813D5F"/>
    <w:rsid w:val="00813D6F"/>
    <w:rsid w:val="008155BE"/>
    <w:rsid w:val="00816320"/>
    <w:rsid w:val="00816436"/>
    <w:rsid w:val="00823B6D"/>
    <w:rsid w:val="00823CBD"/>
    <w:rsid w:val="0082465B"/>
    <w:rsid w:val="00825021"/>
    <w:rsid w:val="00825315"/>
    <w:rsid w:val="00825ADB"/>
    <w:rsid w:val="008260D8"/>
    <w:rsid w:val="00826932"/>
    <w:rsid w:val="00826B99"/>
    <w:rsid w:val="00827263"/>
    <w:rsid w:val="00827368"/>
    <w:rsid w:val="008275C5"/>
    <w:rsid w:val="00830539"/>
    <w:rsid w:val="00831214"/>
    <w:rsid w:val="008328AB"/>
    <w:rsid w:val="00832B86"/>
    <w:rsid w:val="00832C58"/>
    <w:rsid w:val="008344E8"/>
    <w:rsid w:val="00834C4D"/>
    <w:rsid w:val="00835766"/>
    <w:rsid w:val="008360A3"/>
    <w:rsid w:val="0083641B"/>
    <w:rsid w:val="00836EB5"/>
    <w:rsid w:val="008401B4"/>
    <w:rsid w:val="00840AFB"/>
    <w:rsid w:val="00840D96"/>
    <w:rsid w:val="00841BB8"/>
    <w:rsid w:val="00841E17"/>
    <w:rsid w:val="008423FD"/>
    <w:rsid w:val="00844316"/>
    <w:rsid w:val="00844591"/>
    <w:rsid w:val="008447D4"/>
    <w:rsid w:val="008448CA"/>
    <w:rsid w:val="00844A2E"/>
    <w:rsid w:val="00846682"/>
    <w:rsid w:val="00850036"/>
    <w:rsid w:val="008503AA"/>
    <w:rsid w:val="008503F2"/>
    <w:rsid w:val="00854827"/>
    <w:rsid w:val="008548AA"/>
    <w:rsid w:val="00854F87"/>
    <w:rsid w:val="00856D1E"/>
    <w:rsid w:val="008570BB"/>
    <w:rsid w:val="008573D4"/>
    <w:rsid w:val="00857784"/>
    <w:rsid w:val="00857BB4"/>
    <w:rsid w:val="008600DE"/>
    <w:rsid w:val="00860A56"/>
    <w:rsid w:val="00861361"/>
    <w:rsid w:val="00861F8B"/>
    <w:rsid w:val="0086234B"/>
    <w:rsid w:val="00862709"/>
    <w:rsid w:val="0086274D"/>
    <w:rsid w:val="0086356F"/>
    <w:rsid w:val="008639DC"/>
    <w:rsid w:val="008640D3"/>
    <w:rsid w:val="00864190"/>
    <w:rsid w:val="00865D70"/>
    <w:rsid w:val="008705F4"/>
    <w:rsid w:val="008708CC"/>
    <w:rsid w:val="008711BF"/>
    <w:rsid w:val="008712B5"/>
    <w:rsid w:val="008713EB"/>
    <w:rsid w:val="00872300"/>
    <w:rsid w:val="00872C30"/>
    <w:rsid w:val="00873103"/>
    <w:rsid w:val="0087345E"/>
    <w:rsid w:val="0087401D"/>
    <w:rsid w:val="00874378"/>
    <w:rsid w:val="00874F5B"/>
    <w:rsid w:val="008759D6"/>
    <w:rsid w:val="00875AAE"/>
    <w:rsid w:val="00877A53"/>
    <w:rsid w:val="00877EB4"/>
    <w:rsid w:val="00877F22"/>
    <w:rsid w:val="00880227"/>
    <w:rsid w:val="00881578"/>
    <w:rsid w:val="008827E7"/>
    <w:rsid w:val="00882B97"/>
    <w:rsid w:val="008837CB"/>
    <w:rsid w:val="00884D6A"/>
    <w:rsid w:val="00885898"/>
    <w:rsid w:val="00885EB8"/>
    <w:rsid w:val="00886E98"/>
    <w:rsid w:val="00893099"/>
    <w:rsid w:val="0089415D"/>
    <w:rsid w:val="00894A4D"/>
    <w:rsid w:val="00895E06"/>
    <w:rsid w:val="008972ED"/>
    <w:rsid w:val="00897576"/>
    <w:rsid w:val="0089773A"/>
    <w:rsid w:val="008A1AC1"/>
    <w:rsid w:val="008A2471"/>
    <w:rsid w:val="008A2A92"/>
    <w:rsid w:val="008A2E65"/>
    <w:rsid w:val="008A3A8F"/>
    <w:rsid w:val="008A3EF9"/>
    <w:rsid w:val="008A4411"/>
    <w:rsid w:val="008A4D89"/>
    <w:rsid w:val="008A58B2"/>
    <w:rsid w:val="008A60E7"/>
    <w:rsid w:val="008A62A2"/>
    <w:rsid w:val="008A6752"/>
    <w:rsid w:val="008B0A85"/>
    <w:rsid w:val="008B0B23"/>
    <w:rsid w:val="008B0B8F"/>
    <w:rsid w:val="008B2F1A"/>
    <w:rsid w:val="008B2FB8"/>
    <w:rsid w:val="008B429D"/>
    <w:rsid w:val="008B42E6"/>
    <w:rsid w:val="008B48DB"/>
    <w:rsid w:val="008B52A7"/>
    <w:rsid w:val="008B6497"/>
    <w:rsid w:val="008B7A57"/>
    <w:rsid w:val="008C0A25"/>
    <w:rsid w:val="008C0F0F"/>
    <w:rsid w:val="008C13D4"/>
    <w:rsid w:val="008C1B51"/>
    <w:rsid w:val="008C2136"/>
    <w:rsid w:val="008C2EC2"/>
    <w:rsid w:val="008C2FD1"/>
    <w:rsid w:val="008C3CAC"/>
    <w:rsid w:val="008C3E77"/>
    <w:rsid w:val="008C4175"/>
    <w:rsid w:val="008C4279"/>
    <w:rsid w:val="008C482D"/>
    <w:rsid w:val="008C5B6F"/>
    <w:rsid w:val="008C671D"/>
    <w:rsid w:val="008C72E9"/>
    <w:rsid w:val="008C7D18"/>
    <w:rsid w:val="008D033B"/>
    <w:rsid w:val="008D06C3"/>
    <w:rsid w:val="008D0D49"/>
    <w:rsid w:val="008D144D"/>
    <w:rsid w:val="008D1C0B"/>
    <w:rsid w:val="008D2717"/>
    <w:rsid w:val="008D2795"/>
    <w:rsid w:val="008D2AC1"/>
    <w:rsid w:val="008D2DFF"/>
    <w:rsid w:val="008D5838"/>
    <w:rsid w:val="008D5CFF"/>
    <w:rsid w:val="008D6327"/>
    <w:rsid w:val="008E1CEF"/>
    <w:rsid w:val="008E2DA6"/>
    <w:rsid w:val="008E2EEA"/>
    <w:rsid w:val="008E3725"/>
    <w:rsid w:val="008E3A4C"/>
    <w:rsid w:val="008E602D"/>
    <w:rsid w:val="008E60D3"/>
    <w:rsid w:val="008E67DE"/>
    <w:rsid w:val="008E78B9"/>
    <w:rsid w:val="008F019F"/>
    <w:rsid w:val="008F15A5"/>
    <w:rsid w:val="008F2ACE"/>
    <w:rsid w:val="008F3635"/>
    <w:rsid w:val="008F37D5"/>
    <w:rsid w:val="008F3D70"/>
    <w:rsid w:val="008F42B9"/>
    <w:rsid w:val="008F537A"/>
    <w:rsid w:val="008F5B55"/>
    <w:rsid w:val="008F686F"/>
    <w:rsid w:val="008F6DBE"/>
    <w:rsid w:val="008F7F6F"/>
    <w:rsid w:val="0090101F"/>
    <w:rsid w:val="009012BB"/>
    <w:rsid w:val="00901B1C"/>
    <w:rsid w:val="00901C14"/>
    <w:rsid w:val="00901C3A"/>
    <w:rsid w:val="009028BF"/>
    <w:rsid w:val="00902CB9"/>
    <w:rsid w:val="00903220"/>
    <w:rsid w:val="00904169"/>
    <w:rsid w:val="00904208"/>
    <w:rsid w:val="0090471B"/>
    <w:rsid w:val="009053D9"/>
    <w:rsid w:val="00905804"/>
    <w:rsid w:val="00905E68"/>
    <w:rsid w:val="009066F0"/>
    <w:rsid w:val="0090679F"/>
    <w:rsid w:val="00910490"/>
    <w:rsid w:val="00910D51"/>
    <w:rsid w:val="0091127F"/>
    <w:rsid w:val="00913000"/>
    <w:rsid w:val="00914751"/>
    <w:rsid w:val="00914AC4"/>
    <w:rsid w:val="00914C23"/>
    <w:rsid w:val="00914C52"/>
    <w:rsid w:val="009174A7"/>
    <w:rsid w:val="00917D42"/>
    <w:rsid w:val="00920872"/>
    <w:rsid w:val="00921C2A"/>
    <w:rsid w:val="00922ABD"/>
    <w:rsid w:val="00922D03"/>
    <w:rsid w:val="00923C77"/>
    <w:rsid w:val="009247B1"/>
    <w:rsid w:val="009249CE"/>
    <w:rsid w:val="00924B38"/>
    <w:rsid w:val="0092540B"/>
    <w:rsid w:val="009259F9"/>
    <w:rsid w:val="00926377"/>
    <w:rsid w:val="009271BD"/>
    <w:rsid w:val="0092720B"/>
    <w:rsid w:val="00927421"/>
    <w:rsid w:val="009278B3"/>
    <w:rsid w:val="00930329"/>
    <w:rsid w:val="00931196"/>
    <w:rsid w:val="00932BD8"/>
    <w:rsid w:val="00933518"/>
    <w:rsid w:val="009349AB"/>
    <w:rsid w:val="00934D23"/>
    <w:rsid w:val="009358AA"/>
    <w:rsid w:val="00937270"/>
    <w:rsid w:val="00940EB8"/>
    <w:rsid w:val="00941792"/>
    <w:rsid w:val="0094234D"/>
    <w:rsid w:val="00942674"/>
    <w:rsid w:val="009426D6"/>
    <w:rsid w:val="00943C44"/>
    <w:rsid w:val="00944638"/>
    <w:rsid w:val="00944CD9"/>
    <w:rsid w:val="00947664"/>
    <w:rsid w:val="009510D2"/>
    <w:rsid w:val="00952ED8"/>
    <w:rsid w:val="00953240"/>
    <w:rsid w:val="00953D04"/>
    <w:rsid w:val="009542A8"/>
    <w:rsid w:val="00954A30"/>
    <w:rsid w:val="009555F5"/>
    <w:rsid w:val="00955814"/>
    <w:rsid w:val="00955D3B"/>
    <w:rsid w:val="009569A3"/>
    <w:rsid w:val="00957390"/>
    <w:rsid w:val="009576B0"/>
    <w:rsid w:val="00961699"/>
    <w:rsid w:val="00963C8B"/>
    <w:rsid w:val="00963C9E"/>
    <w:rsid w:val="0096432A"/>
    <w:rsid w:val="00964658"/>
    <w:rsid w:val="0096479D"/>
    <w:rsid w:val="009650FE"/>
    <w:rsid w:val="0096537F"/>
    <w:rsid w:val="009653DE"/>
    <w:rsid w:val="00966021"/>
    <w:rsid w:val="00966D3D"/>
    <w:rsid w:val="0096730A"/>
    <w:rsid w:val="009678F3"/>
    <w:rsid w:val="00967CB5"/>
    <w:rsid w:val="00967E47"/>
    <w:rsid w:val="00967E79"/>
    <w:rsid w:val="009701C0"/>
    <w:rsid w:val="00970514"/>
    <w:rsid w:val="009708DF"/>
    <w:rsid w:val="00970992"/>
    <w:rsid w:val="00971145"/>
    <w:rsid w:val="00972101"/>
    <w:rsid w:val="00972C3C"/>
    <w:rsid w:val="00974185"/>
    <w:rsid w:val="0097431B"/>
    <w:rsid w:val="00974D3B"/>
    <w:rsid w:val="00974F07"/>
    <w:rsid w:val="00976EFF"/>
    <w:rsid w:val="009774D7"/>
    <w:rsid w:val="009776FE"/>
    <w:rsid w:val="009800E7"/>
    <w:rsid w:val="00980D99"/>
    <w:rsid w:val="00981700"/>
    <w:rsid w:val="00981A5F"/>
    <w:rsid w:val="00983269"/>
    <w:rsid w:val="0098344E"/>
    <w:rsid w:val="00983672"/>
    <w:rsid w:val="00984973"/>
    <w:rsid w:val="00984DF6"/>
    <w:rsid w:val="0098528F"/>
    <w:rsid w:val="00985FF7"/>
    <w:rsid w:val="00987B13"/>
    <w:rsid w:val="0099066E"/>
    <w:rsid w:val="00991121"/>
    <w:rsid w:val="00991434"/>
    <w:rsid w:val="0099186D"/>
    <w:rsid w:val="009923CC"/>
    <w:rsid w:val="00992E93"/>
    <w:rsid w:val="0099579A"/>
    <w:rsid w:val="00996A2B"/>
    <w:rsid w:val="009972CE"/>
    <w:rsid w:val="009978A1"/>
    <w:rsid w:val="009A034B"/>
    <w:rsid w:val="009A0C05"/>
    <w:rsid w:val="009A143D"/>
    <w:rsid w:val="009A184C"/>
    <w:rsid w:val="009A1A15"/>
    <w:rsid w:val="009A2166"/>
    <w:rsid w:val="009A2372"/>
    <w:rsid w:val="009A278A"/>
    <w:rsid w:val="009A38C7"/>
    <w:rsid w:val="009A4CAA"/>
    <w:rsid w:val="009A5532"/>
    <w:rsid w:val="009A5707"/>
    <w:rsid w:val="009A724D"/>
    <w:rsid w:val="009A7DA5"/>
    <w:rsid w:val="009B05A9"/>
    <w:rsid w:val="009B14D6"/>
    <w:rsid w:val="009B1888"/>
    <w:rsid w:val="009B1E56"/>
    <w:rsid w:val="009B2E1D"/>
    <w:rsid w:val="009B3814"/>
    <w:rsid w:val="009B3F0C"/>
    <w:rsid w:val="009B523D"/>
    <w:rsid w:val="009B56CA"/>
    <w:rsid w:val="009B684E"/>
    <w:rsid w:val="009B6BB1"/>
    <w:rsid w:val="009C21C2"/>
    <w:rsid w:val="009C2363"/>
    <w:rsid w:val="009C446C"/>
    <w:rsid w:val="009C4EA0"/>
    <w:rsid w:val="009C52B7"/>
    <w:rsid w:val="009C69FE"/>
    <w:rsid w:val="009C7FE6"/>
    <w:rsid w:val="009D03EB"/>
    <w:rsid w:val="009D08D2"/>
    <w:rsid w:val="009D0F75"/>
    <w:rsid w:val="009D314E"/>
    <w:rsid w:val="009D39DD"/>
    <w:rsid w:val="009D44F3"/>
    <w:rsid w:val="009D48B6"/>
    <w:rsid w:val="009D4D66"/>
    <w:rsid w:val="009D6DFC"/>
    <w:rsid w:val="009D7960"/>
    <w:rsid w:val="009E0B1C"/>
    <w:rsid w:val="009E1458"/>
    <w:rsid w:val="009E2560"/>
    <w:rsid w:val="009E2B0E"/>
    <w:rsid w:val="009E421C"/>
    <w:rsid w:val="009E4A8B"/>
    <w:rsid w:val="009E6F5A"/>
    <w:rsid w:val="009E71F7"/>
    <w:rsid w:val="009E7833"/>
    <w:rsid w:val="009F0272"/>
    <w:rsid w:val="009F088C"/>
    <w:rsid w:val="009F0900"/>
    <w:rsid w:val="009F19E9"/>
    <w:rsid w:val="009F251E"/>
    <w:rsid w:val="009F27A2"/>
    <w:rsid w:val="009F2D8A"/>
    <w:rsid w:val="009F3AF0"/>
    <w:rsid w:val="009F4172"/>
    <w:rsid w:val="009F418B"/>
    <w:rsid w:val="009F41A0"/>
    <w:rsid w:val="009F4FBA"/>
    <w:rsid w:val="009F5F54"/>
    <w:rsid w:val="009F7C0B"/>
    <w:rsid w:val="009F7D41"/>
    <w:rsid w:val="00A013DB"/>
    <w:rsid w:val="00A02377"/>
    <w:rsid w:val="00A02D3D"/>
    <w:rsid w:val="00A02FDB"/>
    <w:rsid w:val="00A03F14"/>
    <w:rsid w:val="00A045A4"/>
    <w:rsid w:val="00A04C16"/>
    <w:rsid w:val="00A05B37"/>
    <w:rsid w:val="00A05D0F"/>
    <w:rsid w:val="00A05E90"/>
    <w:rsid w:val="00A065AA"/>
    <w:rsid w:val="00A06BCB"/>
    <w:rsid w:val="00A0753F"/>
    <w:rsid w:val="00A07FC9"/>
    <w:rsid w:val="00A11383"/>
    <w:rsid w:val="00A11442"/>
    <w:rsid w:val="00A118A2"/>
    <w:rsid w:val="00A11A73"/>
    <w:rsid w:val="00A11D0E"/>
    <w:rsid w:val="00A1243E"/>
    <w:rsid w:val="00A12616"/>
    <w:rsid w:val="00A12AEE"/>
    <w:rsid w:val="00A12D5E"/>
    <w:rsid w:val="00A1454F"/>
    <w:rsid w:val="00A1626C"/>
    <w:rsid w:val="00A16EEF"/>
    <w:rsid w:val="00A17A00"/>
    <w:rsid w:val="00A20EDB"/>
    <w:rsid w:val="00A217DD"/>
    <w:rsid w:val="00A21B5C"/>
    <w:rsid w:val="00A234DF"/>
    <w:rsid w:val="00A23AC8"/>
    <w:rsid w:val="00A23E9D"/>
    <w:rsid w:val="00A249B3"/>
    <w:rsid w:val="00A24A2C"/>
    <w:rsid w:val="00A24AD9"/>
    <w:rsid w:val="00A24B3D"/>
    <w:rsid w:val="00A2542A"/>
    <w:rsid w:val="00A2561B"/>
    <w:rsid w:val="00A258A7"/>
    <w:rsid w:val="00A25CB7"/>
    <w:rsid w:val="00A25F73"/>
    <w:rsid w:val="00A26117"/>
    <w:rsid w:val="00A27AFB"/>
    <w:rsid w:val="00A30485"/>
    <w:rsid w:val="00A30A53"/>
    <w:rsid w:val="00A30BE7"/>
    <w:rsid w:val="00A30E62"/>
    <w:rsid w:val="00A34E05"/>
    <w:rsid w:val="00A3623C"/>
    <w:rsid w:val="00A36875"/>
    <w:rsid w:val="00A36D94"/>
    <w:rsid w:val="00A372C6"/>
    <w:rsid w:val="00A375E2"/>
    <w:rsid w:val="00A378A3"/>
    <w:rsid w:val="00A42537"/>
    <w:rsid w:val="00A4463A"/>
    <w:rsid w:val="00A4489C"/>
    <w:rsid w:val="00A44C6A"/>
    <w:rsid w:val="00A44CA5"/>
    <w:rsid w:val="00A45CFB"/>
    <w:rsid w:val="00A462AF"/>
    <w:rsid w:val="00A46850"/>
    <w:rsid w:val="00A46D7F"/>
    <w:rsid w:val="00A5086E"/>
    <w:rsid w:val="00A52F26"/>
    <w:rsid w:val="00A53615"/>
    <w:rsid w:val="00A53FA3"/>
    <w:rsid w:val="00A553C6"/>
    <w:rsid w:val="00A5561D"/>
    <w:rsid w:val="00A55CCA"/>
    <w:rsid w:val="00A55CF8"/>
    <w:rsid w:val="00A5624A"/>
    <w:rsid w:val="00A56CB1"/>
    <w:rsid w:val="00A6063D"/>
    <w:rsid w:val="00A60663"/>
    <w:rsid w:val="00A6082F"/>
    <w:rsid w:val="00A60D69"/>
    <w:rsid w:val="00A61594"/>
    <w:rsid w:val="00A61CF1"/>
    <w:rsid w:val="00A634BC"/>
    <w:rsid w:val="00A638F1"/>
    <w:rsid w:val="00A63E22"/>
    <w:rsid w:val="00A63ED5"/>
    <w:rsid w:val="00A6430D"/>
    <w:rsid w:val="00A649F9"/>
    <w:rsid w:val="00A64BA5"/>
    <w:rsid w:val="00A65DEC"/>
    <w:rsid w:val="00A663BE"/>
    <w:rsid w:val="00A67083"/>
    <w:rsid w:val="00A70AAE"/>
    <w:rsid w:val="00A70EAF"/>
    <w:rsid w:val="00A71063"/>
    <w:rsid w:val="00A719DD"/>
    <w:rsid w:val="00A71A3E"/>
    <w:rsid w:val="00A72B55"/>
    <w:rsid w:val="00A73951"/>
    <w:rsid w:val="00A7418C"/>
    <w:rsid w:val="00A75BCC"/>
    <w:rsid w:val="00A76BC6"/>
    <w:rsid w:val="00A770CF"/>
    <w:rsid w:val="00A771C3"/>
    <w:rsid w:val="00A77831"/>
    <w:rsid w:val="00A806D7"/>
    <w:rsid w:val="00A806DD"/>
    <w:rsid w:val="00A80B53"/>
    <w:rsid w:val="00A81067"/>
    <w:rsid w:val="00A81453"/>
    <w:rsid w:val="00A823B3"/>
    <w:rsid w:val="00A824F6"/>
    <w:rsid w:val="00A83C3F"/>
    <w:rsid w:val="00A84D0C"/>
    <w:rsid w:val="00A856FE"/>
    <w:rsid w:val="00A85D46"/>
    <w:rsid w:val="00A86829"/>
    <w:rsid w:val="00A878AF"/>
    <w:rsid w:val="00A8797A"/>
    <w:rsid w:val="00A90FCB"/>
    <w:rsid w:val="00A92E21"/>
    <w:rsid w:val="00A935A2"/>
    <w:rsid w:val="00A93DDC"/>
    <w:rsid w:val="00A94378"/>
    <w:rsid w:val="00A96749"/>
    <w:rsid w:val="00A96CCA"/>
    <w:rsid w:val="00A96F7A"/>
    <w:rsid w:val="00A977EC"/>
    <w:rsid w:val="00AA0507"/>
    <w:rsid w:val="00AA12E9"/>
    <w:rsid w:val="00AA2324"/>
    <w:rsid w:val="00AA2BA6"/>
    <w:rsid w:val="00AA2F9D"/>
    <w:rsid w:val="00AA35C6"/>
    <w:rsid w:val="00AA46FA"/>
    <w:rsid w:val="00AA4D57"/>
    <w:rsid w:val="00AA4D5A"/>
    <w:rsid w:val="00AA51FE"/>
    <w:rsid w:val="00AA595D"/>
    <w:rsid w:val="00AA5DB3"/>
    <w:rsid w:val="00AA5F25"/>
    <w:rsid w:val="00AA61BF"/>
    <w:rsid w:val="00AA68AC"/>
    <w:rsid w:val="00AA6D7B"/>
    <w:rsid w:val="00AA7EBB"/>
    <w:rsid w:val="00AB045C"/>
    <w:rsid w:val="00AB1B8D"/>
    <w:rsid w:val="00AB2F0B"/>
    <w:rsid w:val="00AB3341"/>
    <w:rsid w:val="00AB38F4"/>
    <w:rsid w:val="00AB4E0D"/>
    <w:rsid w:val="00AB646C"/>
    <w:rsid w:val="00AB657A"/>
    <w:rsid w:val="00AB6FC9"/>
    <w:rsid w:val="00AC007E"/>
    <w:rsid w:val="00AC01E7"/>
    <w:rsid w:val="00AC13FA"/>
    <w:rsid w:val="00AC2D51"/>
    <w:rsid w:val="00AC4053"/>
    <w:rsid w:val="00AC42EC"/>
    <w:rsid w:val="00AC4401"/>
    <w:rsid w:val="00AC5BBD"/>
    <w:rsid w:val="00AC5EE2"/>
    <w:rsid w:val="00AC619A"/>
    <w:rsid w:val="00AC67C3"/>
    <w:rsid w:val="00AC7125"/>
    <w:rsid w:val="00AD168D"/>
    <w:rsid w:val="00AD2353"/>
    <w:rsid w:val="00AD4C3E"/>
    <w:rsid w:val="00AD4D78"/>
    <w:rsid w:val="00AD5325"/>
    <w:rsid w:val="00AD5788"/>
    <w:rsid w:val="00AD617D"/>
    <w:rsid w:val="00AD748A"/>
    <w:rsid w:val="00AD74C5"/>
    <w:rsid w:val="00AD7B2F"/>
    <w:rsid w:val="00AE011B"/>
    <w:rsid w:val="00AE023C"/>
    <w:rsid w:val="00AE053C"/>
    <w:rsid w:val="00AE0826"/>
    <w:rsid w:val="00AE0B26"/>
    <w:rsid w:val="00AE309E"/>
    <w:rsid w:val="00AE314B"/>
    <w:rsid w:val="00AE39D4"/>
    <w:rsid w:val="00AE52AD"/>
    <w:rsid w:val="00AE575E"/>
    <w:rsid w:val="00AE68A3"/>
    <w:rsid w:val="00AE724C"/>
    <w:rsid w:val="00AE7F3E"/>
    <w:rsid w:val="00AE7F91"/>
    <w:rsid w:val="00AF06F9"/>
    <w:rsid w:val="00AF095E"/>
    <w:rsid w:val="00AF09C2"/>
    <w:rsid w:val="00AF10E7"/>
    <w:rsid w:val="00AF1126"/>
    <w:rsid w:val="00AF261F"/>
    <w:rsid w:val="00AF3435"/>
    <w:rsid w:val="00AF5313"/>
    <w:rsid w:val="00AF59C0"/>
    <w:rsid w:val="00AF702B"/>
    <w:rsid w:val="00B0020D"/>
    <w:rsid w:val="00B0081D"/>
    <w:rsid w:val="00B00A2B"/>
    <w:rsid w:val="00B00B76"/>
    <w:rsid w:val="00B00C4E"/>
    <w:rsid w:val="00B00DA3"/>
    <w:rsid w:val="00B012A0"/>
    <w:rsid w:val="00B0155A"/>
    <w:rsid w:val="00B01E82"/>
    <w:rsid w:val="00B024CF"/>
    <w:rsid w:val="00B02789"/>
    <w:rsid w:val="00B0380B"/>
    <w:rsid w:val="00B04325"/>
    <w:rsid w:val="00B04410"/>
    <w:rsid w:val="00B05585"/>
    <w:rsid w:val="00B0764B"/>
    <w:rsid w:val="00B102A1"/>
    <w:rsid w:val="00B106F8"/>
    <w:rsid w:val="00B11CF2"/>
    <w:rsid w:val="00B11FCA"/>
    <w:rsid w:val="00B13370"/>
    <w:rsid w:val="00B13577"/>
    <w:rsid w:val="00B1388A"/>
    <w:rsid w:val="00B13B0C"/>
    <w:rsid w:val="00B14096"/>
    <w:rsid w:val="00B14263"/>
    <w:rsid w:val="00B163FA"/>
    <w:rsid w:val="00B1673B"/>
    <w:rsid w:val="00B169E0"/>
    <w:rsid w:val="00B1765F"/>
    <w:rsid w:val="00B176BD"/>
    <w:rsid w:val="00B20695"/>
    <w:rsid w:val="00B20879"/>
    <w:rsid w:val="00B21D05"/>
    <w:rsid w:val="00B22031"/>
    <w:rsid w:val="00B2288C"/>
    <w:rsid w:val="00B23B48"/>
    <w:rsid w:val="00B2498A"/>
    <w:rsid w:val="00B25F4D"/>
    <w:rsid w:val="00B2640E"/>
    <w:rsid w:val="00B267D1"/>
    <w:rsid w:val="00B26B44"/>
    <w:rsid w:val="00B303AB"/>
    <w:rsid w:val="00B3086D"/>
    <w:rsid w:val="00B310AA"/>
    <w:rsid w:val="00B31158"/>
    <w:rsid w:val="00B32E93"/>
    <w:rsid w:val="00B33D04"/>
    <w:rsid w:val="00B34C13"/>
    <w:rsid w:val="00B34CB4"/>
    <w:rsid w:val="00B352F4"/>
    <w:rsid w:val="00B359EC"/>
    <w:rsid w:val="00B364EC"/>
    <w:rsid w:val="00B36D9E"/>
    <w:rsid w:val="00B37E36"/>
    <w:rsid w:val="00B40E21"/>
    <w:rsid w:val="00B4130D"/>
    <w:rsid w:val="00B42043"/>
    <w:rsid w:val="00B4230A"/>
    <w:rsid w:val="00B423A1"/>
    <w:rsid w:val="00B454B0"/>
    <w:rsid w:val="00B4638B"/>
    <w:rsid w:val="00B46433"/>
    <w:rsid w:val="00B47EC3"/>
    <w:rsid w:val="00B500DD"/>
    <w:rsid w:val="00B50D6F"/>
    <w:rsid w:val="00B51E65"/>
    <w:rsid w:val="00B52622"/>
    <w:rsid w:val="00B52769"/>
    <w:rsid w:val="00B52CD0"/>
    <w:rsid w:val="00B5340F"/>
    <w:rsid w:val="00B53FC6"/>
    <w:rsid w:val="00B546B9"/>
    <w:rsid w:val="00B546E6"/>
    <w:rsid w:val="00B55052"/>
    <w:rsid w:val="00B5562D"/>
    <w:rsid w:val="00B55680"/>
    <w:rsid w:val="00B5620C"/>
    <w:rsid w:val="00B56324"/>
    <w:rsid w:val="00B56A07"/>
    <w:rsid w:val="00B57C04"/>
    <w:rsid w:val="00B62711"/>
    <w:rsid w:val="00B628FC"/>
    <w:rsid w:val="00B63180"/>
    <w:rsid w:val="00B635E2"/>
    <w:rsid w:val="00B64557"/>
    <w:rsid w:val="00B656CF"/>
    <w:rsid w:val="00B65AEE"/>
    <w:rsid w:val="00B662A6"/>
    <w:rsid w:val="00B663A4"/>
    <w:rsid w:val="00B66957"/>
    <w:rsid w:val="00B67B0C"/>
    <w:rsid w:val="00B67DD9"/>
    <w:rsid w:val="00B7002F"/>
    <w:rsid w:val="00B7089A"/>
    <w:rsid w:val="00B71A64"/>
    <w:rsid w:val="00B71DD5"/>
    <w:rsid w:val="00B71E65"/>
    <w:rsid w:val="00B71EFB"/>
    <w:rsid w:val="00B72BA9"/>
    <w:rsid w:val="00B7385A"/>
    <w:rsid w:val="00B74DC5"/>
    <w:rsid w:val="00B74F02"/>
    <w:rsid w:val="00B75553"/>
    <w:rsid w:val="00B75913"/>
    <w:rsid w:val="00B7639F"/>
    <w:rsid w:val="00B76A4C"/>
    <w:rsid w:val="00B7724D"/>
    <w:rsid w:val="00B7740F"/>
    <w:rsid w:val="00B77859"/>
    <w:rsid w:val="00B77B96"/>
    <w:rsid w:val="00B8025F"/>
    <w:rsid w:val="00B81042"/>
    <w:rsid w:val="00B81523"/>
    <w:rsid w:val="00B817C5"/>
    <w:rsid w:val="00B83ECD"/>
    <w:rsid w:val="00B8538E"/>
    <w:rsid w:val="00B8562B"/>
    <w:rsid w:val="00B85F13"/>
    <w:rsid w:val="00B87474"/>
    <w:rsid w:val="00B87ACF"/>
    <w:rsid w:val="00B90F18"/>
    <w:rsid w:val="00B91AE1"/>
    <w:rsid w:val="00B94EC6"/>
    <w:rsid w:val="00B9710A"/>
    <w:rsid w:val="00B97132"/>
    <w:rsid w:val="00B9796D"/>
    <w:rsid w:val="00BA05F8"/>
    <w:rsid w:val="00BA0EDF"/>
    <w:rsid w:val="00BA280A"/>
    <w:rsid w:val="00BA2A15"/>
    <w:rsid w:val="00BA2F65"/>
    <w:rsid w:val="00BA35DF"/>
    <w:rsid w:val="00BA3A26"/>
    <w:rsid w:val="00BA3D66"/>
    <w:rsid w:val="00BA4612"/>
    <w:rsid w:val="00BA68D3"/>
    <w:rsid w:val="00BA6969"/>
    <w:rsid w:val="00BA7676"/>
    <w:rsid w:val="00BB0478"/>
    <w:rsid w:val="00BB0690"/>
    <w:rsid w:val="00BB0C96"/>
    <w:rsid w:val="00BB420A"/>
    <w:rsid w:val="00BB4B3B"/>
    <w:rsid w:val="00BB6149"/>
    <w:rsid w:val="00BB65A1"/>
    <w:rsid w:val="00BC04CD"/>
    <w:rsid w:val="00BC20B6"/>
    <w:rsid w:val="00BC21B5"/>
    <w:rsid w:val="00BC268E"/>
    <w:rsid w:val="00BC3F14"/>
    <w:rsid w:val="00BC4BE2"/>
    <w:rsid w:val="00BC5687"/>
    <w:rsid w:val="00BC57DB"/>
    <w:rsid w:val="00BC5AB2"/>
    <w:rsid w:val="00BC60C4"/>
    <w:rsid w:val="00BC6A6A"/>
    <w:rsid w:val="00BC725D"/>
    <w:rsid w:val="00BC7353"/>
    <w:rsid w:val="00BC762D"/>
    <w:rsid w:val="00BD09E9"/>
    <w:rsid w:val="00BD1A8F"/>
    <w:rsid w:val="00BD1FEA"/>
    <w:rsid w:val="00BD2EED"/>
    <w:rsid w:val="00BD2F78"/>
    <w:rsid w:val="00BD3289"/>
    <w:rsid w:val="00BD4076"/>
    <w:rsid w:val="00BD5616"/>
    <w:rsid w:val="00BD6A92"/>
    <w:rsid w:val="00BD6B71"/>
    <w:rsid w:val="00BD6D53"/>
    <w:rsid w:val="00BE001F"/>
    <w:rsid w:val="00BE015A"/>
    <w:rsid w:val="00BE1537"/>
    <w:rsid w:val="00BE230B"/>
    <w:rsid w:val="00BE32DC"/>
    <w:rsid w:val="00BE37B3"/>
    <w:rsid w:val="00BE5196"/>
    <w:rsid w:val="00BE5219"/>
    <w:rsid w:val="00BE62D3"/>
    <w:rsid w:val="00BE6626"/>
    <w:rsid w:val="00BE6D30"/>
    <w:rsid w:val="00BE6D92"/>
    <w:rsid w:val="00BE741B"/>
    <w:rsid w:val="00BE7C52"/>
    <w:rsid w:val="00BE7EA1"/>
    <w:rsid w:val="00BF0BC8"/>
    <w:rsid w:val="00BF0BFD"/>
    <w:rsid w:val="00BF1DA0"/>
    <w:rsid w:val="00BF2B46"/>
    <w:rsid w:val="00BF2BFE"/>
    <w:rsid w:val="00BF376E"/>
    <w:rsid w:val="00BF382B"/>
    <w:rsid w:val="00BF41E4"/>
    <w:rsid w:val="00BF45BF"/>
    <w:rsid w:val="00BF4ACE"/>
    <w:rsid w:val="00BF5531"/>
    <w:rsid w:val="00BF68EA"/>
    <w:rsid w:val="00BF7139"/>
    <w:rsid w:val="00BF770A"/>
    <w:rsid w:val="00BF7B9A"/>
    <w:rsid w:val="00C012A6"/>
    <w:rsid w:val="00C0145F"/>
    <w:rsid w:val="00C02850"/>
    <w:rsid w:val="00C02AE9"/>
    <w:rsid w:val="00C02BE9"/>
    <w:rsid w:val="00C05488"/>
    <w:rsid w:val="00C0548D"/>
    <w:rsid w:val="00C05615"/>
    <w:rsid w:val="00C05A28"/>
    <w:rsid w:val="00C07415"/>
    <w:rsid w:val="00C076EE"/>
    <w:rsid w:val="00C100AD"/>
    <w:rsid w:val="00C105AA"/>
    <w:rsid w:val="00C10A94"/>
    <w:rsid w:val="00C11397"/>
    <w:rsid w:val="00C12196"/>
    <w:rsid w:val="00C13CFB"/>
    <w:rsid w:val="00C13E79"/>
    <w:rsid w:val="00C14101"/>
    <w:rsid w:val="00C14868"/>
    <w:rsid w:val="00C16464"/>
    <w:rsid w:val="00C164BF"/>
    <w:rsid w:val="00C20992"/>
    <w:rsid w:val="00C20ADD"/>
    <w:rsid w:val="00C2142D"/>
    <w:rsid w:val="00C21859"/>
    <w:rsid w:val="00C21C45"/>
    <w:rsid w:val="00C22B2A"/>
    <w:rsid w:val="00C2368B"/>
    <w:rsid w:val="00C23867"/>
    <w:rsid w:val="00C24516"/>
    <w:rsid w:val="00C24CA9"/>
    <w:rsid w:val="00C27746"/>
    <w:rsid w:val="00C27EDB"/>
    <w:rsid w:val="00C30030"/>
    <w:rsid w:val="00C304CD"/>
    <w:rsid w:val="00C30692"/>
    <w:rsid w:val="00C31B50"/>
    <w:rsid w:val="00C31C54"/>
    <w:rsid w:val="00C3253D"/>
    <w:rsid w:val="00C328A7"/>
    <w:rsid w:val="00C336FB"/>
    <w:rsid w:val="00C34019"/>
    <w:rsid w:val="00C34534"/>
    <w:rsid w:val="00C349EE"/>
    <w:rsid w:val="00C34B8C"/>
    <w:rsid w:val="00C362E5"/>
    <w:rsid w:val="00C4082A"/>
    <w:rsid w:val="00C4087D"/>
    <w:rsid w:val="00C423BA"/>
    <w:rsid w:val="00C42B81"/>
    <w:rsid w:val="00C431F2"/>
    <w:rsid w:val="00C436F4"/>
    <w:rsid w:val="00C43955"/>
    <w:rsid w:val="00C442BC"/>
    <w:rsid w:val="00C44CB9"/>
    <w:rsid w:val="00C45366"/>
    <w:rsid w:val="00C4545C"/>
    <w:rsid w:val="00C476A8"/>
    <w:rsid w:val="00C50E98"/>
    <w:rsid w:val="00C51C4B"/>
    <w:rsid w:val="00C52248"/>
    <w:rsid w:val="00C52558"/>
    <w:rsid w:val="00C53AB7"/>
    <w:rsid w:val="00C542FE"/>
    <w:rsid w:val="00C5513E"/>
    <w:rsid w:val="00C554A1"/>
    <w:rsid w:val="00C55777"/>
    <w:rsid w:val="00C5655E"/>
    <w:rsid w:val="00C56777"/>
    <w:rsid w:val="00C5705A"/>
    <w:rsid w:val="00C57736"/>
    <w:rsid w:val="00C605F7"/>
    <w:rsid w:val="00C609E1"/>
    <w:rsid w:val="00C60E0B"/>
    <w:rsid w:val="00C611B4"/>
    <w:rsid w:val="00C6156C"/>
    <w:rsid w:val="00C618A3"/>
    <w:rsid w:val="00C62A4D"/>
    <w:rsid w:val="00C62AB8"/>
    <w:rsid w:val="00C62E62"/>
    <w:rsid w:val="00C631A0"/>
    <w:rsid w:val="00C64748"/>
    <w:rsid w:val="00C64BAC"/>
    <w:rsid w:val="00C651AC"/>
    <w:rsid w:val="00C66790"/>
    <w:rsid w:val="00C6730A"/>
    <w:rsid w:val="00C7001B"/>
    <w:rsid w:val="00C7005F"/>
    <w:rsid w:val="00C7066E"/>
    <w:rsid w:val="00C7279A"/>
    <w:rsid w:val="00C74B17"/>
    <w:rsid w:val="00C7539F"/>
    <w:rsid w:val="00C760C6"/>
    <w:rsid w:val="00C773E9"/>
    <w:rsid w:val="00C774B1"/>
    <w:rsid w:val="00C77520"/>
    <w:rsid w:val="00C77AFF"/>
    <w:rsid w:val="00C815D8"/>
    <w:rsid w:val="00C8170B"/>
    <w:rsid w:val="00C81791"/>
    <w:rsid w:val="00C82031"/>
    <w:rsid w:val="00C829F8"/>
    <w:rsid w:val="00C82D6A"/>
    <w:rsid w:val="00C834A8"/>
    <w:rsid w:val="00C8367D"/>
    <w:rsid w:val="00C836D7"/>
    <w:rsid w:val="00C84797"/>
    <w:rsid w:val="00C848CF"/>
    <w:rsid w:val="00C84970"/>
    <w:rsid w:val="00C84E9D"/>
    <w:rsid w:val="00C85629"/>
    <w:rsid w:val="00C85C4E"/>
    <w:rsid w:val="00C86122"/>
    <w:rsid w:val="00C871BB"/>
    <w:rsid w:val="00C876B5"/>
    <w:rsid w:val="00C903A6"/>
    <w:rsid w:val="00C908E4"/>
    <w:rsid w:val="00C90EA2"/>
    <w:rsid w:val="00C91726"/>
    <w:rsid w:val="00C927E9"/>
    <w:rsid w:val="00C92944"/>
    <w:rsid w:val="00C935A0"/>
    <w:rsid w:val="00C936B6"/>
    <w:rsid w:val="00C93BFA"/>
    <w:rsid w:val="00C942E1"/>
    <w:rsid w:val="00C95AD0"/>
    <w:rsid w:val="00C97443"/>
    <w:rsid w:val="00C97C0A"/>
    <w:rsid w:val="00CA0A57"/>
    <w:rsid w:val="00CA19BB"/>
    <w:rsid w:val="00CA1EA4"/>
    <w:rsid w:val="00CA3C09"/>
    <w:rsid w:val="00CA51EA"/>
    <w:rsid w:val="00CA545C"/>
    <w:rsid w:val="00CA62E4"/>
    <w:rsid w:val="00CA6923"/>
    <w:rsid w:val="00CA6A8D"/>
    <w:rsid w:val="00CA7456"/>
    <w:rsid w:val="00CB092F"/>
    <w:rsid w:val="00CB1152"/>
    <w:rsid w:val="00CB23B5"/>
    <w:rsid w:val="00CB2765"/>
    <w:rsid w:val="00CB2EEF"/>
    <w:rsid w:val="00CB33EE"/>
    <w:rsid w:val="00CB34BD"/>
    <w:rsid w:val="00CB3817"/>
    <w:rsid w:val="00CB38CA"/>
    <w:rsid w:val="00CB3952"/>
    <w:rsid w:val="00CB4AF4"/>
    <w:rsid w:val="00CB5307"/>
    <w:rsid w:val="00CB5607"/>
    <w:rsid w:val="00CB56A3"/>
    <w:rsid w:val="00CB5842"/>
    <w:rsid w:val="00CB5CD9"/>
    <w:rsid w:val="00CB6257"/>
    <w:rsid w:val="00CB74E4"/>
    <w:rsid w:val="00CB7691"/>
    <w:rsid w:val="00CB7796"/>
    <w:rsid w:val="00CB77A0"/>
    <w:rsid w:val="00CB7E54"/>
    <w:rsid w:val="00CC0EC8"/>
    <w:rsid w:val="00CC111D"/>
    <w:rsid w:val="00CC150A"/>
    <w:rsid w:val="00CC2BF1"/>
    <w:rsid w:val="00CC2C4E"/>
    <w:rsid w:val="00CC2DC4"/>
    <w:rsid w:val="00CC3F54"/>
    <w:rsid w:val="00CC4F23"/>
    <w:rsid w:val="00CC5018"/>
    <w:rsid w:val="00CC53A4"/>
    <w:rsid w:val="00CC5BA8"/>
    <w:rsid w:val="00CC5FE1"/>
    <w:rsid w:val="00CC603D"/>
    <w:rsid w:val="00CC65D3"/>
    <w:rsid w:val="00CC7210"/>
    <w:rsid w:val="00CC7B8A"/>
    <w:rsid w:val="00CD094A"/>
    <w:rsid w:val="00CD1194"/>
    <w:rsid w:val="00CD1EBF"/>
    <w:rsid w:val="00CD26BA"/>
    <w:rsid w:val="00CD3442"/>
    <w:rsid w:val="00CD3FF8"/>
    <w:rsid w:val="00CD5395"/>
    <w:rsid w:val="00CD5413"/>
    <w:rsid w:val="00CD561C"/>
    <w:rsid w:val="00CD70F9"/>
    <w:rsid w:val="00CE01EA"/>
    <w:rsid w:val="00CE03A4"/>
    <w:rsid w:val="00CE0AF0"/>
    <w:rsid w:val="00CE2AFE"/>
    <w:rsid w:val="00CE2B2A"/>
    <w:rsid w:val="00CE3321"/>
    <w:rsid w:val="00CE3575"/>
    <w:rsid w:val="00CE373D"/>
    <w:rsid w:val="00CE3EC5"/>
    <w:rsid w:val="00CE4851"/>
    <w:rsid w:val="00CE585C"/>
    <w:rsid w:val="00CE5F56"/>
    <w:rsid w:val="00CE6886"/>
    <w:rsid w:val="00CE6B3C"/>
    <w:rsid w:val="00CE78A4"/>
    <w:rsid w:val="00CF0110"/>
    <w:rsid w:val="00CF0946"/>
    <w:rsid w:val="00CF0E85"/>
    <w:rsid w:val="00CF132F"/>
    <w:rsid w:val="00CF1505"/>
    <w:rsid w:val="00CF1D2F"/>
    <w:rsid w:val="00CF1F20"/>
    <w:rsid w:val="00CF3002"/>
    <w:rsid w:val="00CF35DB"/>
    <w:rsid w:val="00CF3D8D"/>
    <w:rsid w:val="00CF3F33"/>
    <w:rsid w:val="00CF5956"/>
    <w:rsid w:val="00CF5EE0"/>
    <w:rsid w:val="00CF6678"/>
    <w:rsid w:val="00CF6BF6"/>
    <w:rsid w:val="00CF7550"/>
    <w:rsid w:val="00CF75A3"/>
    <w:rsid w:val="00CF7775"/>
    <w:rsid w:val="00D00033"/>
    <w:rsid w:val="00D02A4F"/>
    <w:rsid w:val="00D032FF"/>
    <w:rsid w:val="00D04184"/>
    <w:rsid w:val="00D04A34"/>
    <w:rsid w:val="00D04A9A"/>
    <w:rsid w:val="00D06562"/>
    <w:rsid w:val="00D06EEC"/>
    <w:rsid w:val="00D07908"/>
    <w:rsid w:val="00D07A66"/>
    <w:rsid w:val="00D10547"/>
    <w:rsid w:val="00D10583"/>
    <w:rsid w:val="00D108A0"/>
    <w:rsid w:val="00D1145E"/>
    <w:rsid w:val="00D11FC9"/>
    <w:rsid w:val="00D12223"/>
    <w:rsid w:val="00D124A7"/>
    <w:rsid w:val="00D12721"/>
    <w:rsid w:val="00D132BF"/>
    <w:rsid w:val="00D1435B"/>
    <w:rsid w:val="00D146F1"/>
    <w:rsid w:val="00D152F3"/>
    <w:rsid w:val="00D15EED"/>
    <w:rsid w:val="00D165CF"/>
    <w:rsid w:val="00D16DDD"/>
    <w:rsid w:val="00D17026"/>
    <w:rsid w:val="00D17425"/>
    <w:rsid w:val="00D20B8A"/>
    <w:rsid w:val="00D20D4C"/>
    <w:rsid w:val="00D217F5"/>
    <w:rsid w:val="00D21EB7"/>
    <w:rsid w:val="00D225CF"/>
    <w:rsid w:val="00D22862"/>
    <w:rsid w:val="00D22F0C"/>
    <w:rsid w:val="00D25644"/>
    <w:rsid w:val="00D258B4"/>
    <w:rsid w:val="00D26464"/>
    <w:rsid w:val="00D274DA"/>
    <w:rsid w:val="00D27B97"/>
    <w:rsid w:val="00D3020C"/>
    <w:rsid w:val="00D3034F"/>
    <w:rsid w:val="00D313FB"/>
    <w:rsid w:val="00D31804"/>
    <w:rsid w:val="00D3199B"/>
    <w:rsid w:val="00D31D1A"/>
    <w:rsid w:val="00D323C1"/>
    <w:rsid w:val="00D339B7"/>
    <w:rsid w:val="00D34B86"/>
    <w:rsid w:val="00D34CC2"/>
    <w:rsid w:val="00D34EF2"/>
    <w:rsid w:val="00D3620C"/>
    <w:rsid w:val="00D37DDE"/>
    <w:rsid w:val="00D406F1"/>
    <w:rsid w:val="00D4083B"/>
    <w:rsid w:val="00D41AF2"/>
    <w:rsid w:val="00D42F6A"/>
    <w:rsid w:val="00D445A0"/>
    <w:rsid w:val="00D4464D"/>
    <w:rsid w:val="00D469AE"/>
    <w:rsid w:val="00D46AB9"/>
    <w:rsid w:val="00D47475"/>
    <w:rsid w:val="00D474F4"/>
    <w:rsid w:val="00D47589"/>
    <w:rsid w:val="00D47613"/>
    <w:rsid w:val="00D47799"/>
    <w:rsid w:val="00D509D6"/>
    <w:rsid w:val="00D522CE"/>
    <w:rsid w:val="00D5363C"/>
    <w:rsid w:val="00D53B62"/>
    <w:rsid w:val="00D540D3"/>
    <w:rsid w:val="00D54326"/>
    <w:rsid w:val="00D5470D"/>
    <w:rsid w:val="00D55E19"/>
    <w:rsid w:val="00D576D7"/>
    <w:rsid w:val="00D57DE8"/>
    <w:rsid w:val="00D57EEF"/>
    <w:rsid w:val="00D6258B"/>
    <w:rsid w:val="00D62A25"/>
    <w:rsid w:val="00D62AF0"/>
    <w:rsid w:val="00D63BFB"/>
    <w:rsid w:val="00D64939"/>
    <w:rsid w:val="00D6503E"/>
    <w:rsid w:val="00D652FE"/>
    <w:rsid w:val="00D657DA"/>
    <w:rsid w:val="00D65E9B"/>
    <w:rsid w:val="00D66D14"/>
    <w:rsid w:val="00D67763"/>
    <w:rsid w:val="00D705DC"/>
    <w:rsid w:val="00D70AAD"/>
    <w:rsid w:val="00D70EFD"/>
    <w:rsid w:val="00D70F85"/>
    <w:rsid w:val="00D71340"/>
    <w:rsid w:val="00D71507"/>
    <w:rsid w:val="00D7161E"/>
    <w:rsid w:val="00D72033"/>
    <w:rsid w:val="00D727EB"/>
    <w:rsid w:val="00D72DE3"/>
    <w:rsid w:val="00D749E3"/>
    <w:rsid w:val="00D75CC6"/>
    <w:rsid w:val="00D76103"/>
    <w:rsid w:val="00D76A23"/>
    <w:rsid w:val="00D77054"/>
    <w:rsid w:val="00D772B1"/>
    <w:rsid w:val="00D77595"/>
    <w:rsid w:val="00D80578"/>
    <w:rsid w:val="00D817FC"/>
    <w:rsid w:val="00D81B13"/>
    <w:rsid w:val="00D81BC6"/>
    <w:rsid w:val="00D84038"/>
    <w:rsid w:val="00D879DC"/>
    <w:rsid w:val="00D87B41"/>
    <w:rsid w:val="00D900D0"/>
    <w:rsid w:val="00D9066C"/>
    <w:rsid w:val="00D91E36"/>
    <w:rsid w:val="00D92D47"/>
    <w:rsid w:val="00D92D9D"/>
    <w:rsid w:val="00D93452"/>
    <w:rsid w:val="00D93CEE"/>
    <w:rsid w:val="00D9473B"/>
    <w:rsid w:val="00D96CCE"/>
    <w:rsid w:val="00D970A8"/>
    <w:rsid w:val="00D97F60"/>
    <w:rsid w:val="00DA10AB"/>
    <w:rsid w:val="00DA17E5"/>
    <w:rsid w:val="00DA1A15"/>
    <w:rsid w:val="00DA1BDF"/>
    <w:rsid w:val="00DA2384"/>
    <w:rsid w:val="00DA2969"/>
    <w:rsid w:val="00DA3CC5"/>
    <w:rsid w:val="00DA40F1"/>
    <w:rsid w:val="00DA5216"/>
    <w:rsid w:val="00DA5B47"/>
    <w:rsid w:val="00DA6D06"/>
    <w:rsid w:val="00DA7605"/>
    <w:rsid w:val="00DB0D29"/>
    <w:rsid w:val="00DB1265"/>
    <w:rsid w:val="00DB2854"/>
    <w:rsid w:val="00DB400B"/>
    <w:rsid w:val="00DB514C"/>
    <w:rsid w:val="00DB5574"/>
    <w:rsid w:val="00DB55BE"/>
    <w:rsid w:val="00DB5F22"/>
    <w:rsid w:val="00DB70DC"/>
    <w:rsid w:val="00DB7CFC"/>
    <w:rsid w:val="00DC0057"/>
    <w:rsid w:val="00DC0072"/>
    <w:rsid w:val="00DC0132"/>
    <w:rsid w:val="00DC1530"/>
    <w:rsid w:val="00DC15B5"/>
    <w:rsid w:val="00DC1B6A"/>
    <w:rsid w:val="00DC4439"/>
    <w:rsid w:val="00DC4744"/>
    <w:rsid w:val="00DC5C12"/>
    <w:rsid w:val="00DC60FA"/>
    <w:rsid w:val="00DC7774"/>
    <w:rsid w:val="00DD02B3"/>
    <w:rsid w:val="00DD0CC5"/>
    <w:rsid w:val="00DD1653"/>
    <w:rsid w:val="00DD1797"/>
    <w:rsid w:val="00DD23AD"/>
    <w:rsid w:val="00DD286E"/>
    <w:rsid w:val="00DD2CB0"/>
    <w:rsid w:val="00DD48D5"/>
    <w:rsid w:val="00DD5F30"/>
    <w:rsid w:val="00DD5F7F"/>
    <w:rsid w:val="00DD6111"/>
    <w:rsid w:val="00DD6BC0"/>
    <w:rsid w:val="00DE1FDB"/>
    <w:rsid w:val="00DE2C1B"/>
    <w:rsid w:val="00DE4C94"/>
    <w:rsid w:val="00DE535F"/>
    <w:rsid w:val="00DE5C9C"/>
    <w:rsid w:val="00DE6596"/>
    <w:rsid w:val="00DE68E9"/>
    <w:rsid w:val="00DE6D7D"/>
    <w:rsid w:val="00DE7469"/>
    <w:rsid w:val="00DE7F57"/>
    <w:rsid w:val="00DF0698"/>
    <w:rsid w:val="00DF0BB4"/>
    <w:rsid w:val="00DF1AC6"/>
    <w:rsid w:val="00DF1E8B"/>
    <w:rsid w:val="00DF28FA"/>
    <w:rsid w:val="00DF2A7E"/>
    <w:rsid w:val="00DF2BA5"/>
    <w:rsid w:val="00DF2D91"/>
    <w:rsid w:val="00DF3342"/>
    <w:rsid w:val="00DF52A5"/>
    <w:rsid w:val="00DF73DB"/>
    <w:rsid w:val="00DF754D"/>
    <w:rsid w:val="00DF7600"/>
    <w:rsid w:val="00DF7606"/>
    <w:rsid w:val="00DF7A38"/>
    <w:rsid w:val="00DF7AA8"/>
    <w:rsid w:val="00DF7F27"/>
    <w:rsid w:val="00E003E2"/>
    <w:rsid w:val="00E00C1B"/>
    <w:rsid w:val="00E013D0"/>
    <w:rsid w:val="00E014F9"/>
    <w:rsid w:val="00E02270"/>
    <w:rsid w:val="00E03549"/>
    <w:rsid w:val="00E03DE5"/>
    <w:rsid w:val="00E046A5"/>
    <w:rsid w:val="00E04745"/>
    <w:rsid w:val="00E0476E"/>
    <w:rsid w:val="00E04C9B"/>
    <w:rsid w:val="00E05883"/>
    <w:rsid w:val="00E0616C"/>
    <w:rsid w:val="00E067E9"/>
    <w:rsid w:val="00E07576"/>
    <w:rsid w:val="00E07720"/>
    <w:rsid w:val="00E07BF3"/>
    <w:rsid w:val="00E100B1"/>
    <w:rsid w:val="00E103B0"/>
    <w:rsid w:val="00E118C5"/>
    <w:rsid w:val="00E119FA"/>
    <w:rsid w:val="00E1429F"/>
    <w:rsid w:val="00E1545A"/>
    <w:rsid w:val="00E16089"/>
    <w:rsid w:val="00E1611E"/>
    <w:rsid w:val="00E16B08"/>
    <w:rsid w:val="00E20A82"/>
    <w:rsid w:val="00E20CD4"/>
    <w:rsid w:val="00E20D29"/>
    <w:rsid w:val="00E227A5"/>
    <w:rsid w:val="00E23D84"/>
    <w:rsid w:val="00E242FA"/>
    <w:rsid w:val="00E25B67"/>
    <w:rsid w:val="00E264CA"/>
    <w:rsid w:val="00E27118"/>
    <w:rsid w:val="00E2796A"/>
    <w:rsid w:val="00E27EB8"/>
    <w:rsid w:val="00E302C3"/>
    <w:rsid w:val="00E3031E"/>
    <w:rsid w:val="00E30C3C"/>
    <w:rsid w:val="00E312F2"/>
    <w:rsid w:val="00E33ED3"/>
    <w:rsid w:val="00E35ED0"/>
    <w:rsid w:val="00E37B0D"/>
    <w:rsid w:val="00E4033B"/>
    <w:rsid w:val="00E45042"/>
    <w:rsid w:val="00E45564"/>
    <w:rsid w:val="00E456F0"/>
    <w:rsid w:val="00E460CC"/>
    <w:rsid w:val="00E460DD"/>
    <w:rsid w:val="00E46849"/>
    <w:rsid w:val="00E46DCA"/>
    <w:rsid w:val="00E46E87"/>
    <w:rsid w:val="00E47211"/>
    <w:rsid w:val="00E47DEB"/>
    <w:rsid w:val="00E51C64"/>
    <w:rsid w:val="00E51F66"/>
    <w:rsid w:val="00E5234B"/>
    <w:rsid w:val="00E524AB"/>
    <w:rsid w:val="00E5266B"/>
    <w:rsid w:val="00E53A66"/>
    <w:rsid w:val="00E54E43"/>
    <w:rsid w:val="00E56532"/>
    <w:rsid w:val="00E573F8"/>
    <w:rsid w:val="00E604C5"/>
    <w:rsid w:val="00E61877"/>
    <w:rsid w:val="00E621F5"/>
    <w:rsid w:val="00E62807"/>
    <w:rsid w:val="00E6281D"/>
    <w:rsid w:val="00E633EE"/>
    <w:rsid w:val="00E63E00"/>
    <w:rsid w:val="00E674E8"/>
    <w:rsid w:val="00E705BD"/>
    <w:rsid w:val="00E70B40"/>
    <w:rsid w:val="00E70BA1"/>
    <w:rsid w:val="00E71C04"/>
    <w:rsid w:val="00E7200A"/>
    <w:rsid w:val="00E733B2"/>
    <w:rsid w:val="00E73B3E"/>
    <w:rsid w:val="00E751B9"/>
    <w:rsid w:val="00E754F8"/>
    <w:rsid w:val="00E75714"/>
    <w:rsid w:val="00E76E33"/>
    <w:rsid w:val="00E770C9"/>
    <w:rsid w:val="00E7766B"/>
    <w:rsid w:val="00E77B7F"/>
    <w:rsid w:val="00E8021E"/>
    <w:rsid w:val="00E803C5"/>
    <w:rsid w:val="00E803CF"/>
    <w:rsid w:val="00E80E39"/>
    <w:rsid w:val="00E81E67"/>
    <w:rsid w:val="00E84733"/>
    <w:rsid w:val="00E84BBF"/>
    <w:rsid w:val="00E859C8"/>
    <w:rsid w:val="00E8609A"/>
    <w:rsid w:val="00E872FE"/>
    <w:rsid w:val="00E873B8"/>
    <w:rsid w:val="00E873EC"/>
    <w:rsid w:val="00E8782B"/>
    <w:rsid w:val="00E91CCD"/>
    <w:rsid w:val="00E93395"/>
    <w:rsid w:val="00E941ED"/>
    <w:rsid w:val="00E94351"/>
    <w:rsid w:val="00E9468F"/>
    <w:rsid w:val="00E94965"/>
    <w:rsid w:val="00E9629A"/>
    <w:rsid w:val="00E965D6"/>
    <w:rsid w:val="00E9753D"/>
    <w:rsid w:val="00EA06DB"/>
    <w:rsid w:val="00EA08BC"/>
    <w:rsid w:val="00EA12B2"/>
    <w:rsid w:val="00EA1FAF"/>
    <w:rsid w:val="00EA3FEF"/>
    <w:rsid w:val="00EA4A3C"/>
    <w:rsid w:val="00EA4E7C"/>
    <w:rsid w:val="00EA56A1"/>
    <w:rsid w:val="00EA5ECC"/>
    <w:rsid w:val="00EB040A"/>
    <w:rsid w:val="00EB07BF"/>
    <w:rsid w:val="00EB108C"/>
    <w:rsid w:val="00EB1246"/>
    <w:rsid w:val="00EB2C0C"/>
    <w:rsid w:val="00EB35EB"/>
    <w:rsid w:val="00EB4538"/>
    <w:rsid w:val="00EB46A0"/>
    <w:rsid w:val="00EB46D9"/>
    <w:rsid w:val="00EB4C1E"/>
    <w:rsid w:val="00EB5AC9"/>
    <w:rsid w:val="00EB5B45"/>
    <w:rsid w:val="00EB6418"/>
    <w:rsid w:val="00EC0397"/>
    <w:rsid w:val="00EC17F2"/>
    <w:rsid w:val="00EC282E"/>
    <w:rsid w:val="00EC4B6C"/>
    <w:rsid w:val="00EC6E49"/>
    <w:rsid w:val="00EC7141"/>
    <w:rsid w:val="00EC7725"/>
    <w:rsid w:val="00ED07C5"/>
    <w:rsid w:val="00ED08D7"/>
    <w:rsid w:val="00ED0A0C"/>
    <w:rsid w:val="00ED0DD7"/>
    <w:rsid w:val="00ED1785"/>
    <w:rsid w:val="00ED1885"/>
    <w:rsid w:val="00ED3425"/>
    <w:rsid w:val="00ED3DC1"/>
    <w:rsid w:val="00ED51E2"/>
    <w:rsid w:val="00ED5D33"/>
    <w:rsid w:val="00ED619F"/>
    <w:rsid w:val="00ED62E1"/>
    <w:rsid w:val="00EE0812"/>
    <w:rsid w:val="00EE0C32"/>
    <w:rsid w:val="00EE1C03"/>
    <w:rsid w:val="00EE243C"/>
    <w:rsid w:val="00EE279A"/>
    <w:rsid w:val="00EE2DF8"/>
    <w:rsid w:val="00EE30A7"/>
    <w:rsid w:val="00EE3579"/>
    <w:rsid w:val="00EE35AD"/>
    <w:rsid w:val="00EE3C92"/>
    <w:rsid w:val="00EE3CD4"/>
    <w:rsid w:val="00EE45BD"/>
    <w:rsid w:val="00EE4E22"/>
    <w:rsid w:val="00EE723B"/>
    <w:rsid w:val="00EF0AC6"/>
    <w:rsid w:val="00EF0B0D"/>
    <w:rsid w:val="00EF0E3E"/>
    <w:rsid w:val="00EF101C"/>
    <w:rsid w:val="00EF12F5"/>
    <w:rsid w:val="00EF176C"/>
    <w:rsid w:val="00EF20B7"/>
    <w:rsid w:val="00EF2540"/>
    <w:rsid w:val="00EF2D73"/>
    <w:rsid w:val="00EF375E"/>
    <w:rsid w:val="00EF3AFF"/>
    <w:rsid w:val="00EF3F88"/>
    <w:rsid w:val="00EF59FC"/>
    <w:rsid w:val="00EF72E8"/>
    <w:rsid w:val="00EF75AA"/>
    <w:rsid w:val="00EF7AE5"/>
    <w:rsid w:val="00F0071F"/>
    <w:rsid w:val="00F00DC0"/>
    <w:rsid w:val="00F011F3"/>
    <w:rsid w:val="00F018EE"/>
    <w:rsid w:val="00F02305"/>
    <w:rsid w:val="00F02E46"/>
    <w:rsid w:val="00F03038"/>
    <w:rsid w:val="00F034F8"/>
    <w:rsid w:val="00F049BE"/>
    <w:rsid w:val="00F04D98"/>
    <w:rsid w:val="00F05300"/>
    <w:rsid w:val="00F055D1"/>
    <w:rsid w:val="00F06E3A"/>
    <w:rsid w:val="00F1022B"/>
    <w:rsid w:val="00F10744"/>
    <w:rsid w:val="00F10753"/>
    <w:rsid w:val="00F116EF"/>
    <w:rsid w:val="00F12F9A"/>
    <w:rsid w:val="00F1301C"/>
    <w:rsid w:val="00F1336C"/>
    <w:rsid w:val="00F13E6B"/>
    <w:rsid w:val="00F1430D"/>
    <w:rsid w:val="00F14972"/>
    <w:rsid w:val="00F14A00"/>
    <w:rsid w:val="00F14CE1"/>
    <w:rsid w:val="00F14D1A"/>
    <w:rsid w:val="00F15233"/>
    <w:rsid w:val="00F15C59"/>
    <w:rsid w:val="00F1691E"/>
    <w:rsid w:val="00F16BEA"/>
    <w:rsid w:val="00F16D90"/>
    <w:rsid w:val="00F206CE"/>
    <w:rsid w:val="00F211CB"/>
    <w:rsid w:val="00F229EE"/>
    <w:rsid w:val="00F23A40"/>
    <w:rsid w:val="00F23C25"/>
    <w:rsid w:val="00F240B8"/>
    <w:rsid w:val="00F24ACB"/>
    <w:rsid w:val="00F252FD"/>
    <w:rsid w:val="00F257D5"/>
    <w:rsid w:val="00F25860"/>
    <w:rsid w:val="00F262A4"/>
    <w:rsid w:val="00F271E9"/>
    <w:rsid w:val="00F277D1"/>
    <w:rsid w:val="00F27B11"/>
    <w:rsid w:val="00F30082"/>
    <w:rsid w:val="00F306B6"/>
    <w:rsid w:val="00F30E6E"/>
    <w:rsid w:val="00F31CEA"/>
    <w:rsid w:val="00F31F73"/>
    <w:rsid w:val="00F33A46"/>
    <w:rsid w:val="00F33A91"/>
    <w:rsid w:val="00F33AB6"/>
    <w:rsid w:val="00F33AF0"/>
    <w:rsid w:val="00F33E51"/>
    <w:rsid w:val="00F34599"/>
    <w:rsid w:val="00F36B66"/>
    <w:rsid w:val="00F36D23"/>
    <w:rsid w:val="00F378DB"/>
    <w:rsid w:val="00F401A5"/>
    <w:rsid w:val="00F40D53"/>
    <w:rsid w:val="00F410A8"/>
    <w:rsid w:val="00F417A5"/>
    <w:rsid w:val="00F41841"/>
    <w:rsid w:val="00F42941"/>
    <w:rsid w:val="00F4317C"/>
    <w:rsid w:val="00F4335E"/>
    <w:rsid w:val="00F43887"/>
    <w:rsid w:val="00F43A45"/>
    <w:rsid w:val="00F446AF"/>
    <w:rsid w:val="00F4505D"/>
    <w:rsid w:val="00F455AC"/>
    <w:rsid w:val="00F45DD5"/>
    <w:rsid w:val="00F46AC1"/>
    <w:rsid w:val="00F46B0E"/>
    <w:rsid w:val="00F46C40"/>
    <w:rsid w:val="00F47DB1"/>
    <w:rsid w:val="00F47EC4"/>
    <w:rsid w:val="00F50A17"/>
    <w:rsid w:val="00F52479"/>
    <w:rsid w:val="00F52578"/>
    <w:rsid w:val="00F526C3"/>
    <w:rsid w:val="00F52D81"/>
    <w:rsid w:val="00F53586"/>
    <w:rsid w:val="00F5381C"/>
    <w:rsid w:val="00F53CA7"/>
    <w:rsid w:val="00F53E9D"/>
    <w:rsid w:val="00F54F2A"/>
    <w:rsid w:val="00F56905"/>
    <w:rsid w:val="00F56A21"/>
    <w:rsid w:val="00F579DA"/>
    <w:rsid w:val="00F57DEA"/>
    <w:rsid w:val="00F57E47"/>
    <w:rsid w:val="00F61841"/>
    <w:rsid w:val="00F62131"/>
    <w:rsid w:val="00F623E4"/>
    <w:rsid w:val="00F63291"/>
    <w:rsid w:val="00F64F66"/>
    <w:rsid w:val="00F650F6"/>
    <w:rsid w:val="00F66991"/>
    <w:rsid w:val="00F66E9C"/>
    <w:rsid w:val="00F671EA"/>
    <w:rsid w:val="00F67DA2"/>
    <w:rsid w:val="00F70245"/>
    <w:rsid w:val="00F7036A"/>
    <w:rsid w:val="00F70B18"/>
    <w:rsid w:val="00F72006"/>
    <w:rsid w:val="00F72475"/>
    <w:rsid w:val="00F7311D"/>
    <w:rsid w:val="00F73BA6"/>
    <w:rsid w:val="00F74056"/>
    <w:rsid w:val="00F741E5"/>
    <w:rsid w:val="00F742C8"/>
    <w:rsid w:val="00F742CC"/>
    <w:rsid w:val="00F7468C"/>
    <w:rsid w:val="00F748FC"/>
    <w:rsid w:val="00F75C48"/>
    <w:rsid w:val="00F76456"/>
    <w:rsid w:val="00F770F2"/>
    <w:rsid w:val="00F80BB2"/>
    <w:rsid w:val="00F82609"/>
    <w:rsid w:val="00F826D9"/>
    <w:rsid w:val="00F827C2"/>
    <w:rsid w:val="00F83B68"/>
    <w:rsid w:val="00F8597B"/>
    <w:rsid w:val="00F87948"/>
    <w:rsid w:val="00F8797E"/>
    <w:rsid w:val="00F90E9C"/>
    <w:rsid w:val="00F90F0F"/>
    <w:rsid w:val="00F913EC"/>
    <w:rsid w:val="00F91483"/>
    <w:rsid w:val="00F919A5"/>
    <w:rsid w:val="00F91FD2"/>
    <w:rsid w:val="00F9217F"/>
    <w:rsid w:val="00F92D49"/>
    <w:rsid w:val="00F93020"/>
    <w:rsid w:val="00F93784"/>
    <w:rsid w:val="00F9546B"/>
    <w:rsid w:val="00F9705C"/>
    <w:rsid w:val="00F978A4"/>
    <w:rsid w:val="00F97E7A"/>
    <w:rsid w:val="00FA027C"/>
    <w:rsid w:val="00FA0AA1"/>
    <w:rsid w:val="00FA13B6"/>
    <w:rsid w:val="00FA15B4"/>
    <w:rsid w:val="00FA1A23"/>
    <w:rsid w:val="00FA2464"/>
    <w:rsid w:val="00FA2AF3"/>
    <w:rsid w:val="00FA40B4"/>
    <w:rsid w:val="00FA4878"/>
    <w:rsid w:val="00FA52B9"/>
    <w:rsid w:val="00FA597D"/>
    <w:rsid w:val="00FA7043"/>
    <w:rsid w:val="00FB010F"/>
    <w:rsid w:val="00FB051B"/>
    <w:rsid w:val="00FB0CEE"/>
    <w:rsid w:val="00FB1537"/>
    <w:rsid w:val="00FB1F38"/>
    <w:rsid w:val="00FB22A6"/>
    <w:rsid w:val="00FB2C7C"/>
    <w:rsid w:val="00FB2F17"/>
    <w:rsid w:val="00FB3764"/>
    <w:rsid w:val="00FB5496"/>
    <w:rsid w:val="00FB55E8"/>
    <w:rsid w:val="00FB677A"/>
    <w:rsid w:val="00FB6E3B"/>
    <w:rsid w:val="00FB6F11"/>
    <w:rsid w:val="00FB7181"/>
    <w:rsid w:val="00FB7699"/>
    <w:rsid w:val="00FC034E"/>
    <w:rsid w:val="00FC1AA3"/>
    <w:rsid w:val="00FC1E32"/>
    <w:rsid w:val="00FC2112"/>
    <w:rsid w:val="00FC2E9D"/>
    <w:rsid w:val="00FC398D"/>
    <w:rsid w:val="00FC3C51"/>
    <w:rsid w:val="00FC3E67"/>
    <w:rsid w:val="00FC45C4"/>
    <w:rsid w:val="00FC4B64"/>
    <w:rsid w:val="00FC4F6B"/>
    <w:rsid w:val="00FC5FCC"/>
    <w:rsid w:val="00FC716A"/>
    <w:rsid w:val="00FC71CE"/>
    <w:rsid w:val="00FC7963"/>
    <w:rsid w:val="00FD11D3"/>
    <w:rsid w:val="00FD148F"/>
    <w:rsid w:val="00FD215A"/>
    <w:rsid w:val="00FD2298"/>
    <w:rsid w:val="00FD252A"/>
    <w:rsid w:val="00FD2BC4"/>
    <w:rsid w:val="00FD3023"/>
    <w:rsid w:val="00FD42B3"/>
    <w:rsid w:val="00FD4627"/>
    <w:rsid w:val="00FD49AB"/>
    <w:rsid w:val="00FD49DF"/>
    <w:rsid w:val="00FD6B7C"/>
    <w:rsid w:val="00FD71E2"/>
    <w:rsid w:val="00FD7C28"/>
    <w:rsid w:val="00FE02FC"/>
    <w:rsid w:val="00FE0475"/>
    <w:rsid w:val="00FE139E"/>
    <w:rsid w:val="00FE21F2"/>
    <w:rsid w:val="00FE2891"/>
    <w:rsid w:val="00FE31D9"/>
    <w:rsid w:val="00FE35F2"/>
    <w:rsid w:val="00FE3693"/>
    <w:rsid w:val="00FE4056"/>
    <w:rsid w:val="00FE4827"/>
    <w:rsid w:val="00FE4C57"/>
    <w:rsid w:val="00FE55F8"/>
    <w:rsid w:val="00FE5655"/>
    <w:rsid w:val="00FE592D"/>
    <w:rsid w:val="00FE685D"/>
    <w:rsid w:val="00FF09CF"/>
    <w:rsid w:val="00FF35A7"/>
    <w:rsid w:val="00FF365D"/>
    <w:rsid w:val="00FF37AF"/>
    <w:rsid w:val="00FF43C1"/>
    <w:rsid w:val="00FF4570"/>
    <w:rsid w:val="00FF4925"/>
    <w:rsid w:val="00FF569E"/>
    <w:rsid w:val="00FF59A5"/>
    <w:rsid w:val="00FF6731"/>
    <w:rsid w:val="00FF72FA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silver">
      <v:fill color="silver"/>
      <v:stroke weight=".5pt"/>
      <v:shadow on="t" opacity=".5" offset="6pt,6pt"/>
      <v:textbox inset="2.26061mm,1.1303mm,2.26061mm,1.1303mm"/>
    </o:shapedefaults>
    <o:shapelayout v:ext="edit">
      <o:idmap v:ext="edit" data="1"/>
    </o:shapelayout>
  </w:shapeDefaults>
  <w:decimalSymbol w:val="."/>
  <w:listSeparator w:val=","/>
  <w14:docId w14:val="4D73CE43"/>
  <w15:chartTrackingRefBased/>
  <w15:docId w15:val="{65DC2428-2A5F-48EA-A9FF-E0A5704F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table of figures" w:uiPriority="99"/>
    <w:lsdException w:name="footnote reference" w:uiPriority="99"/>
    <w:lsdException w:name="annotation reference" w:uiPriority="99"/>
    <w:lsdException w:name="Title" w:qFormat="1"/>
    <w:lsdException w:name="Default Paragraph Font" w:uiPriority="1"/>
    <w:lsdException w:name="Body Text" w:uiPriority="99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500DD"/>
    <w:pPr>
      <w:pPrChange w:id="0" w:author="강성용 책임연구원 차량사이버보안개발팀" w:date="2025-03-26T11:03:00Z">
        <w:pPr>
          <w:widowControl w:val="0"/>
          <w:wordWrap w:val="0"/>
          <w:autoSpaceDE w:val="0"/>
          <w:autoSpaceDN w:val="0"/>
          <w:spacing w:after="160" w:line="259" w:lineRule="auto"/>
          <w:jc w:val="both"/>
        </w:pPr>
      </w:pPrChange>
    </w:pPr>
    <w:rPr>
      <w:rFonts w:ascii="Arial" w:eastAsia="바탕체" w:hAnsi="Arial"/>
      <w:kern w:val="2"/>
      <w:sz w:val="22"/>
      <w:rPrChange w:id="0" w:author="강성용 책임연구원 차량사이버보안개발팀" w:date="2025-03-26T11:03:00Z">
        <w:rPr>
          <w:rFonts w:asciiTheme="minorHAnsi" w:eastAsiaTheme="minorEastAsia" w:hAnsiTheme="minorHAnsi" w:cstheme="minorBidi"/>
          <w:kern w:val="2"/>
          <w:szCs w:val="22"/>
          <w:lang w:val="en-US" w:eastAsia="ko-KR" w:bidi="ar-SA"/>
        </w:rPr>
      </w:rPrChange>
    </w:rPr>
  </w:style>
  <w:style w:type="paragraph" w:styleId="1">
    <w:name w:val="heading 1"/>
    <w:aliases w:val="A:TIT_lv-1,F:TIT_nv-1,제목 1 ES,お題目"/>
    <w:basedOn w:val="a1"/>
    <w:next w:val="a1"/>
    <w:link w:val="1Char"/>
    <w:uiPriority w:val="9"/>
    <w:qFormat/>
    <w:pPr>
      <w:numPr>
        <w:numId w:val="1"/>
      </w:numPr>
      <w:spacing w:before="240" w:after="240"/>
      <w:outlineLvl w:val="0"/>
    </w:pPr>
    <w:rPr>
      <w:rFonts w:eastAsia="Times New Roman"/>
      <w:b/>
      <w:noProof/>
      <w:kern w:val="0"/>
      <w:sz w:val="32"/>
    </w:rPr>
  </w:style>
  <w:style w:type="paragraph" w:styleId="21">
    <w:name w:val="heading 2"/>
    <w:aliases w:val="h2,A:TIT_lv-2,F:TIT_nv-2,Unterkapitel,EBA Themen,EBA Themen1,Unterkapitel1,제목 2 ES 제목 2,A:TIT_lv-21"/>
    <w:basedOn w:val="a1"/>
    <w:next w:val="a1"/>
    <w:link w:val="2Char"/>
    <w:uiPriority w:val="9"/>
    <w:qFormat/>
    <w:pPr>
      <w:keepNext/>
      <w:numPr>
        <w:ilvl w:val="1"/>
        <w:numId w:val="1"/>
      </w:numPr>
      <w:spacing w:before="240" w:after="240"/>
      <w:outlineLvl w:val="1"/>
    </w:pPr>
    <w:rPr>
      <w:rFonts w:eastAsia="Times New Roman"/>
      <w:b/>
      <w:kern w:val="0"/>
      <w:sz w:val="28"/>
      <w:lang w:val="en-GB"/>
    </w:rPr>
  </w:style>
  <w:style w:type="paragraph" w:styleId="31">
    <w:name w:val="heading 3"/>
    <w:aliases w:val="h3,A:TIT_lv-3,F:TIT_nv-3,제목 3 Char Char,제목 3 Char Char Char,Thema_1,EBA U-Themen,EBA U-Themen1,Thema_11,ES"/>
    <w:basedOn w:val="a1"/>
    <w:next w:val="a1"/>
    <w:link w:val="3Char"/>
    <w:uiPriority w:val="9"/>
    <w:qFormat/>
    <w:rsid w:val="00071FDB"/>
    <w:pPr>
      <w:numPr>
        <w:ilvl w:val="2"/>
        <w:numId w:val="1"/>
      </w:numPr>
      <w:adjustRightInd w:val="0"/>
      <w:spacing w:before="240" w:after="240"/>
      <w:outlineLvl w:val="2"/>
    </w:pPr>
    <w:rPr>
      <w:rFonts w:eastAsia="Times New Roman"/>
      <w:b/>
      <w:kern w:val="0"/>
      <w:lang w:val="en-GB"/>
    </w:rPr>
  </w:style>
  <w:style w:type="paragraph" w:styleId="41">
    <w:name w:val="heading 4"/>
    <w:aliases w:val="alt 4,h4,A:TIT_lv-4,F:TIT_nv-4"/>
    <w:basedOn w:val="a1"/>
    <w:next w:val="a1"/>
    <w:link w:val="4Char"/>
    <w:uiPriority w:val="9"/>
    <w:qFormat/>
    <w:pPr>
      <w:keepNext/>
      <w:numPr>
        <w:ilvl w:val="3"/>
        <w:numId w:val="1"/>
      </w:numPr>
      <w:spacing w:before="240" w:after="240"/>
      <w:outlineLvl w:val="3"/>
    </w:pPr>
    <w:rPr>
      <w:rFonts w:eastAsia="Times New Roman"/>
      <w:b/>
      <w:kern w:val="0"/>
      <w:lang w:val="en-AU"/>
    </w:rPr>
  </w:style>
  <w:style w:type="paragraph" w:styleId="51">
    <w:name w:val="heading 5"/>
    <w:aliases w:val="H5,h5,SW-제목 5"/>
    <w:basedOn w:val="a1"/>
    <w:next w:val="a1"/>
    <w:link w:val="5Char"/>
    <w:autoRedefine/>
    <w:uiPriority w:val="9"/>
    <w:qFormat/>
    <w:rsid w:val="000534AA"/>
    <w:pPr>
      <w:numPr>
        <w:ilvl w:val="4"/>
        <w:numId w:val="1"/>
      </w:numPr>
      <w:spacing w:before="240" w:after="240"/>
      <w:outlineLvl w:val="4"/>
    </w:pPr>
    <w:rPr>
      <w:rFonts w:ascii="굴림" w:eastAsia="굴림" w:hAnsi="굴림"/>
      <w:b/>
      <w:kern w:val="0"/>
      <w:lang w:val="en-AU"/>
    </w:rPr>
  </w:style>
  <w:style w:type="paragraph" w:styleId="6">
    <w:name w:val="heading 6"/>
    <w:aliases w:val="h6"/>
    <w:basedOn w:val="a1"/>
    <w:next w:val="a1"/>
    <w:link w:val="6Char"/>
    <w:uiPriority w:val="9"/>
    <w:qFormat/>
    <w:pPr>
      <w:numPr>
        <w:ilvl w:val="5"/>
        <w:numId w:val="1"/>
      </w:numPr>
      <w:spacing w:before="240" w:after="60"/>
      <w:outlineLvl w:val="5"/>
    </w:pPr>
    <w:rPr>
      <w:i/>
      <w:kern w:val="0"/>
      <w:lang w:val="en-AU"/>
    </w:rPr>
  </w:style>
  <w:style w:type="paragraph" w:styleId="7">
    <w:name w:val="heading 7"/>
    <w:basedOn w:val="a1"/>
    <w:next w:val="a1"/>
    <w:link w:val="7Char"/>
    <w:uiPriority w:val="9"/>
    <w:qFormat/>
    <w:pPr>
      <w:numPr>
        <w:ilvl w:val="6"/>
        <w:numId w:val="1"/>
      </w:numPr>
      <w:spacing w:before="240" w:after="60"/>
      <w:outlineLvl w:val="6"/>
    </w:pPr>
    <w:rPr>
      <w:kern w:val="0"/>
      <w:lang w:val="en-AU"/>
    </w:rPr>
  </w:style>
  <w:style w:type="paragraph" w:styleId="8">
    <w:name w:val="heading 8"/>
    <w:basedOn w:val="a1"/>
    <w:next w:val="a1"/>
    <w:link w:val="8Char"/>
    <w:uiPriority w:val="9"/>
    <w:qFormat/>
    <w:pPr>
      <w:numPr>
        <w:ilvl w:val="7"/>
        <w:numId w:val="1"/>
      </w:numPr>
      <w:spacing w:before="240" w:after="60"/>
      <w:outlineLvl w:val="7"/>
    </w:pPr>
    <w:rPr>
      <w:i/>
      <w:kern w:val="0"/>
      <w:lang w:val="en-AU"/>
    </w:rPr>
  </w:style>
  <w:style w:type="paragraph" w:styleId="9">
    <w:name w:val="heading 9"/>
    <w:basedOn w:val="a1"/>
    <w:next w:val="a1"/>
    <w:link w:val="9Char"/>
    <w:uiPriority w:val="9"/>
    <w:qFormat/>
    <w:pPr>
      <w:numPr>
        <w:ilvl w:val="8"/>
        <w:numId w:val="1"/>
      </w:numPr>
      <w:spacing w:before="240" w:after="60"/>
      <w:outlineLvl w:val="8"/>
    </w:pPr>
    <w:rPr>
      <w:i/>
      <w:kern w:val="0"/>
      <w:sz w:val="18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A:TIT_lv-1 Char,F:TIT_nv-1 Char,제목 1 ES Char,お題目 Char"/>
    <w:link w:val="1"/>
    <w:uiPriority w:val="9"/>
    <w:rsid w:val="00FB6F11"/>
    <w:rPr>
      <w:rFonts w:ascii="Arial" w:eastAsia="Times New Roman" w:hAnsi="Arial"/>
      <w:b/>
      <w:noProof/>
      <w:sz w:val="32"/>
    </w:rPr>
  </w:style>
  <w:style w:type="paragraph" w:customStyle="1" w:styleId="afterpagebreak">
    <w:name w:val="after page break"/>
    <w:rPr>
      <w:rFonts w:eastAsia="Times New Roman"/>
      <w:noProof/>
      <w:sz w:val="4"/>
    </w:rPr>
  </w:style>
  <w:style w:type="paragraph" w:styleId="11">
    <w:name w:val="toc 1"/>
    <w:basedOn w:val="a1"/>
    <w:next w:val="a1"/>
    <w:autoRedefine/>
    <w:uiPriority w:val="39"/>
    <w:qFormat/>
    <w:rsid w:val="002026DA"/>
    <w:pPr>
      <w:spacing w:before="360"/>
      <w:ind w:firstLine="100"/>
    </w:pPr>
    <w:rPr>
      <w:rFonts w:ascii="Times New Roman" w:eastAsia="Times New Roman" w:hAnsi="Times New Roman" w:cs="Arial"/>
      <w:b/>
      <w:bCs/>
      <w:caps/>
      <w:szCs w:val="22"/>
    </w:rPr>
  </w:style>
  <w:style w:type="paragraph" w:styleId="23">
    <w:name w:val="toc 2"/>
    <w:basedOn w:val="a1"/>
    <w:next w:val="a1"/>
    <w:autoRedefine/>
    <w:uiPriority w:val="39"/>
    <w:qFormat/>
    <w:pPr>
      <w:spacing w:before="240"/>
    </w:pPr>
    <w:rPr>
      <w:rFonts w:ascii="Times New Roman" w:hAnsi="Times New Roman"/>
      <w:b/>
      <w:bCs/>
      <w:szCs w:val="24"/>
    </w:rPr>
  </w:style>
  <w:style w:type="paragraph" w:styleId="33">
    <w:name w:val="toc 3"/>
    <w:basedOn w:val="a1"/>
    <w:next w:val="a1"/>
    <w:autoRedefine/>
    <w:uiPriority w:val="39"/>
    <w:qFormat/>
    <w:rsid w:val="00B52CD0"/>
    <w:pPr>
      <w:tabs>
        <w:tab w:val="left" w:pos="890"/>
        <w:tab w:val="right" w:leader="dot" w:pos="10337"/>
      </w:tabs>
      <w:ind w:left="220"/>
    </w:pPr>
    <w:rPr>
      <w:rFonts w:ascii="Times New Roman" w:hAnsi="Times New Roman"/>
      <w:szCs w:val="24"/>
    </w:rPr>
  </w:style>
  <w:style w:type="paragraph" w:styleId="a5">
    <w:name w:val="caption"/>
    <w:basedOn w:val="a1"/>
    <w:next w:val="a1"/>
    <w:link w:val="Char"/>
    <w:uiPriority w:val="35"/>
    <w:qFormat/>
    <w:pPr>
      <w:keepNext/>
      <w:keepLines/>
      <w:tabs>
        <w:tab w:val="left" w:pos="426"/>
        <w:tab w:val="left" w:pos="567"/>
      </w:tabs>
      <w:spacing w:before="120" w:after="120"/>
      <w:jc w:val="center"/>
    </w:pPr>
    <w:rPr>
      <w:kern w:val="0"/>
      <w:u w:val="single"/>
      <w:lang w:val="en-GB"/>
    </w:rPr>
  </w:style>
  <w:style w:type="paragraph" w:styleId="a6">
    <w:name w:val="List Bullet"/>
    <w:basedOn w:val="a1"/>
    <w:autoRedefine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0"/>
      <w:sz w:val="20"/>
      <w:szCs w:val="22"/>
      <w:lang w:val="en-GB"/>
    </w:rPr>
  </w:style>
  <w:style w:type="paragraph" w:styleId="a7">
    <w:name w:val="Normal Indent"/>
    <w:aliases w:val="Normal Indent2,A:TEXT2,F:TEXT2"/>
    <w:basedOn w:val="a1"/>
    <w:pPr>
      <w:widowControl w:val="0"/>
      <w:wordWrap w:val="0"/>
      <w:autoSpaceDE w:val="0"/>
      <w:autoSpaceDN w:val="0"/>
      <w:spacing w:after="160" w:line="259" w:lineRule="auto"/>
      <w:ind w:left="720"/>
      <w:jc w:val="both"/>
    </w:pPr>
    <w:rPr>
      <w:rFonts w:asciiTheme="minorHAnsi" w:eastAsiaTheme="minorEastAsia" w:hAnsiTheme="minorHAnsi" w:cstheme="minorBidi"/>
      <w:kern w:val="0"/>
      <w:sz w:val="20"/>
      <w:szCs w:val="22"/>
      <w:lang w:val="en-GB"/>
    </w:rPr>
  </w:style>
  <w:style w:type="paragraph" w:styleId="a8">
    <w:name w:val="footer"/>
    <w:basedOn w:val="a1"/>
    <w:link w:val="Char0"/>
    <w:uiPriority w:val="99"/>
    <w:pPr>
      <w:tabs>
        <w:tab w:val="center" w:pos="4819"/>
        <w:tab w:val="right" w:pos="9071"/>
      </w:tabs>
    </w:pPr>
    <w:rPr>
      <w:kern w:val="0"/>
      <w:lang w:val="en-GB"/>
    </w:rPr>
  </w:style>
  <w:style w:type="paragraph" w:styleId="a9">
    <w:name w:val="header"/>
    <w:basedOn w:val="a1"/>
    <w:link w:val="Char1"/>
    <w:uiPriority w:val="99"/>
    <w:pPr>
      <w:tabs>
        <w:tab w:val="center" w:pos="4819"/>
        <w:tab w:val="right" w:pos="9071"/>
      </w:tabs>
    </w:pPr>
    <w:rPr>
      <w:kern w:val="0"/>
      <w:lang w:val="en-GB"/>
    </w:rPr>
  </w:style>
  <w:style w:type="paragraph" w:styleId="12">
    <w:name w:val="index 1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jc w:val="center"/>
    </w:pPr>
    <w:rPr>
      <w:rFonts w:asciiTheme="minorHAnsi" w:eastAsiaTheme="minorEastAsia" w:hAnsiTheme="minorHAnsi" w:cstheme="minorBidi"/>
      <w:sz w:val="20"/>
      <w:szCs w:val="22"/>
    </w:rPr>
  </w:style>
  <w:style w:type="paragraph" w:styleId="aa">
    <w:name w:val="Plain Text"/>
    <w:basedOn w:val="a1"/>
    <w:link w:val="Char2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="Courier New" w:eastAsiaTheme="minorEastAsia" w:hAnsi="Courier New" w:cstheme="minorBidi"/>
      <w:kern w:val="0"/>
      <w:sz w:val="20"/>
      <w:szCs w:val="22"/>
      <w:lang w:val="en-AU"/>
    </w:rPr>
  </w:style>
  <w:style w:type="paragraph" w:styleId="34">
    <w:name w:val="Body Text 3"/>
    <w:basedOn w:val="a1"/>
    <w:link w:val="3Char0"/>
    <w:pPr>
      <w:widowControl w:val="0"/>
      <w:wordWrap w:val="0"/>
      <w:autoSpaceDE w:val="0"/>
      <w:autoSpaceDN w:val="0"/>
      <w:spacing w:after="160" w:line="259" w:lineRule="auto"/>
      <w:ind w:right="141"/>
      <w:jc w:val="both"/>
    </w:pPr>
    <w:rPr>
      <w:rFonts w:asciiTheme="minorHAnsi" w:eastAsiaTheme="minorEastAsia" w:hAnsiTheme="minorHAnsi" w:cstheme="minorBidi"/>
      <w:kern w:val="0"/>
      <w:sz w:val="20"/>
      <w:szCs w:val="22"/>
      <w:lang w:val="en-GB"/>
    </w:rPr>
  </w:style>
  <w:style w:type="paragraph" w:styleId="ab">
    <w:name w:val="Body Text"/>
    <w:basedOn w:val="a1"/>
    <w:link w:val="Char3"/>
    <w:uiPriority w:val="99"/>
    <w:pPr>
      <w:widowControl w:val="0"/>
      <w:wordWrap w:val="0"/>
      <w:autoSpaceDE w:val="0"/>
      <w:autoSpaceDN w:val="0"/>
      <w:spacing w:after="160" w:line="259" w:lineRule="auto"/>
      <w:ind w:right="141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24">
    <w:name w:val="Body Text 2"/>
    <w:basedOn w:val="a1"/>
    <w:link w:val="2Char0"/>
    <w:pPr>
      <w:widowControl w:val="0"/>
      <w:wordWrap w:val="0"/>
      <w:autoSpaceDE w:val="0"/>
      <w:autoSpaceDN w:val="0"/>
      <w:spacing w:after="160" w:line="259" w:lineRule="auto"/>
      <w:ind w:right="283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customStyle="1" w:styleId="Figuretext">
    <w:name w:val="Figure text"/>
    <w:next w:val="a1"/>
    <w:autoRedefine/>
    <w:pPr>
      <w:jc w:val="center"/>
    </w:pPr>
    <w:rPr>
      <w:rFonts w:ascii="Arial" w:eastAsia="바탕체" w:hAnsi="Arial"/>
      <w:noProof/>
      <w:sz w:val="24"/>
    </w:rPr>
  </w:style>
  <w:style w:type="paragraph" w:styleId="ac">
    <w:name w:val="Body Text Indent"/>
    <w:basedOn w:val="a1"/>
    <w:link w:val="Char4"/>
    <w:pPr>
      <w:widowControl w:val="0"/>
      <w:wordWrap w:val="0"/>
      <w:autoSpaceDE w:val="0"/>
      <w:autoSpaceDN w:val="0"/>
      <w:spacing w:after="160" w:line="259" w:lineRule="auto"/>
      <w:ind w:left="2553" w:hanging="753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25">
    <w:name w:val="Body Text Indent 2"/>
    <w:basedOn w:val="a1"/>
    <w:link w:val="2Char1"/>
    <w:pPr>
      <w:widowControl w:val="0"/>
      <w:wordWrap w:val="0"/>
      <w:autoSpaceDE w:val="0"/>
      <w:autoSpaceDN w:val="0"/>
      <w:spacing w:after="160" w:line="259" w:lineRule="auto"/>
      <w:ind w:left="2520" w:hanging="9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customStyle="1" w:styleId="120">
    <w:name w:val="12"/>
    <w:basedOn w:val="a1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="Times New Roman" w:hAnsiTheme="minorHAnsi" w:cstheme="minorBidi"/>
      <w:kern w:val="0"/>
      <w:sz w:val="20"/>
      <w:szCs w:val="22"/>
      <w:lang w:val="en-GB"/>
    </w:rPr>
  </w:style>
  <w:style w:type="paragraph" w:styleId="35">
    <w:name w:val="Body Text Indent 3"/>
    <w:basedOn w:val="a1"/>
    <w:link w:val="3Char1"/>
    <w:pPr>
      <w:widowControl w:val="0"/>
      <w:wordWrap w:val="0"/>
      <w:autoSpaceDE w:val="0"/>
      <w:autoSpaceDN w:val="0"/>
      <w:spacing w:after="160" w:line="259" w:lineRule="auto"/>
      <w:ind w:left="1702" w:hanging="1702"/>
      <w:jc w:val="both"/>
    </w:pPr>
    <w:rPr>
      <w:rFonts w:asciiTheme="minorHAnsi" w:eastAsiaTheme="minorEastAsia" w:hAnsiTheme="minorHAnsi" w:cstheme="minorBidi"/>
      <w:i/>
      <w:sz w:val="20"/>
      <w:szCs w:val="22"/>
    </w:rPr>
  </w:style>
  <w:style w:type="character" w:styleId="ad">
    <w:name w:val="page number"/>
    <w:basedOn w:val="a2"/>
  </w:style>
  <w:style w:type="paragraph" w:styleId="ae">
    <w:name w:val="Block Text"/>
    <w:basedOn w:val="a1"/>
    <w:pPr>
      <w:widowControl w:val="0"/>
      <w:wordWrap w:val="0"/>
      <w:autoSpaceDE w:val="0"/>
      <w:autoSpaceDN w:val="0"/>
      <w:spacing w:after="160" w:line="259" w:lineRule="auto"/>
      <w:ind w:left="851" w:right="283"/>
      <w:jc w:val="both"/>
    </w:pPr>
    <w:rPr>
      <w:rFonts w:asciiTheme="minorHAnsi" w:eastAsiaTheme="minorEastAsia" w:hAnsiTheme="minorHAnsi" w:cstheme="minorBidi"/>
      <w:sz w:val="18"/>
      <w:szCs w:val="22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rPr>
      <w:color w:val="800080"/>
      <w:u w:val="single"/>
    </w:rPr>
  </w:style>
  <w:style w:type="paragraph" w:styleId="af1">
    <w:name w:val="annotation text"/>
    <w:basedOn w:val="a1"/>
    <w:link w:val="Char5"/>
    <w:uiPriority w:val="99"/>
    <w:pPr>
      <w:widowControl w:val="0"/>
      <w:wordWrap w:val="0"/>
      <w:autoSpaceDE w:val="0"/>
      <w:autoSpaceDN w:val="0"/>
      <w:spacing w:after="160" w:line="259" w:lineRule="auto"/>
      <w:ind w:left="284"/>
      <w:jc w:val="both"/>
    </w:pPr>
    <w:rPr>
      <w:rFonts w:ascii="Helvetica" w:eastAsia="바탕" w:hAnsi="Helvetica" w:cs="Helvetica"/>
      <w:kern w:val="0"/>
      <w:sz w:val="20"/>
      <w:szCs w:val="22"/>
      <w:lang w:val="de-DE"/>
    </w:rPr>
  </w:style>
  <w:style w:type="paragraph" w:styleId="af2">
    <w:name w:val="index heading"/>
    <w:basedOn w:val="a1"/>
    <w:next w:val="12"/>
    <w:pPr>
      <w:widowControl w:val="0"/>
      <w:wordWrap w:val="0"/>
      <w:autoSpaceDE w:val="0"/>
      <w:autoSpaceDN w:val="0"/>
      <w:spacing w:before="240" w:after="120" w:line="259" w:lineRule="auto"/>
      <w:ind w:left="284"/>
      <w:jc w:val="center"/>
    </w:pPr>
    <w:rPr>
      <w:rFonts w:ascii="Times New Roman" w:eastAsia="바탕" w:hAnsi="Times New Roman" w:cstheme="minorBidi"/>
      <w:b/>
      <w:bCs/>
      <w:kern w:val="0"/>
      <w:sz w:val="26"/>
      <w:szCs w:val="26"/>
      <w:lang w:val="de-DE"/>
    </w:rPr>
  </w:style>
  <w:style w:type="paragraph" w:customStyle="1" w:styleId="Messtab">
    <w:name w:val="Mess_tab"/>
    <w:basedOn w:val="a1"/>
    <w:link w:val="MesstabChar"/>
    <w:pPr>
      <w:widowControl w:val="0"/>
      <w:wordWrap w:val="0"/>
      <w:autoSpaceDE w:val="0"/>
      <w:autoSpaceDN w:val="0"/>
      <w:spacing w:before="20" w:after="20" w:line="259" w:lineRule="auto"/>
      <w:ind w:left="57"/>
      <w:jc w:val="both"/>
    </w:pPr>
    <w:rPr>
      <w:rFonts w:ascii="Helvetica" w:eastAsia="바탕" w:hAnsi="Helvetica" w:cs="Helvetica"/>
      <w:kern w:val="0"/>
      <w:sz w:val="20"/>
      <w:szCs w:val="22"/>
      <w:lang w:val="de-DE"/>
    </w:rPr>
  </w:style>
  <w:style w:type="character" w:customStyle="1" w:styleId="MesstabChar">
    <w:name w:val="Mess_tab Char"/>
    <w:link w:val="Messtab"/>
    <w:rsid w:val="006B2DD2"/>
    <w:rPr>
      <w:rFonts w:ascii="Helvetica" w:eastAsia="바탕" w:hAnsi="Helvetica" w:cs="Helvetica"/>
      <w:lang w:val="de-DE" w:eastAsia="ko-KR" w:bidi="ar-SA"/>
    </w:rPr>
  </w:style>
  <w:style w:type="paragraph" w:customStyle="1" w:styleId="Table1">
    <w:name w:val="Table1"/>
    <w:basedOn w:val="a1"/>
    <w:pPr>
      <w:widowControl w:val="0"/>
      <w:wordWrap w:val="0"/>
      <w:autoSpaceDE w:val="0"/>
      <w:autoSpaceDN w:val="0"/>
      <w:spacing w:before="120" w:after="120" w:line="259" w:lineRule="auto"/>
      <w:jc w:val="both"/>
    </w:pPr>
    <w:rPr>
      <w:rFonts w:ascii="Helvetica" w:eastAsia="바탕" w:hAnsi="Helvetica" w:cs="Helvetica"/>
      <w:kern w:val="0"/>
      <w:sz w:val="18"/>
      <w:szCs w:val="18"/>
      <w:lang w:val="de-DE"/>
    </w:rPr>
  </w:style>
  <w:style w:type="paragraph" w:customStyle="1" w:styleId="Text0pt">
    <w:name w:val="Text_0pt"/>
    <w:basedOn w:val="a1"/>
    <w:pPr>
      <w:widowControl w:val="0"/>
      <w:wordWrap w:val="0"/>
      <w:autoSpaceDE w:val="0"/>
      <w:autoSpaceDN w:val="0"/>
      <w:spacing w:after="160" w:line="259" w:lineRule="auto"/>
      <w:ind w:left="284" w:right="284"/>
      <w:jc w:val="both"/>
    </w:pPr>
    <w:rPr>
      <w:rFonts w:ascii="Helvetica" w:eastAsia="바탕" w:hAnsi="Helvetica" w:cs="Helvetica"/>
      <w:kern w:val="0"/>
      <w:sz w:val="20"/>
      <w:szCs w:val="22"/>
      <w:lang w:val="en-GB"/>
    </w:rPr>
  </w:style>
  <w:style w:type="paragraph" w:styleId="af3">
    <w:name w:val="Balloon Text"/>
    <w:basedOn w:val="a1"/>
    <w:link w:val="Char6"/>
    <w:uiPriority w:val="99"/>
    <w:semiHidden/>
    <w:rPr>
      <w:rFonts w:eastAsia="돋움"/>
      <w:sz w:val="18"/>
      <w:szCs w:val="18"/>
    </w:rPr>
  </w:style>
  <w:style w:type="paragraph" w:styleId="af4">
    <w:name w:val="Date"/>
    <w:basedOn w:val="a1"/>
    <w:next w:val="a1"/>
    <w:link w:val="Char7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42">
    <w:name w:val="toc 4"/>
    <w:basedOn w:val="a1"/>
    <w:next w:val="a1"/>
    <w:autoRedefine/>
    <w:uiPriority w:val="39"/>
    <w:pPr>
      <w:widowControl w:val="0"/>
      <w:wordWrap w:val="0"/>
      <w:autoSpaceDE w:val="0"/>
      <w:autoSpaceDN w:val="0"/>
      <w:spacing w:after="160" w:line="259" w:lineRule="auto"/>
      <w:ind w:left="440"/>
      <w:jc w:val="both"/>
    </w:pPr>
    <w:rPr>
      <w:rFonts w:ascii="Times New Roman" w:eastAsiaTheme="minorEastAsia" w:hAnsi="Times New Roman" w:cstheme="minorBidi"/>
      <w:sz w:val="20"/>
      <w:szCs w:val="24"/>
    </w:rPr>
  </w:style>
  <w:style w:type="paragraph" w:styleId="52">
    <w:name w:val="toc 5"/>
    <w:basedOn w:val="a1"/>
    <w:next w:val="a1"/>
    <w:autoRedefine/>
    <w:uiPriority w:val="39"/>
    <w:pPr>
      <w:widowControl w:val="0"/>
      <w:wordWrap w:val="0"/>
      <w:autoSpaceDE w:val="0"/>
      <w:autoSpaceDN w:val="0"/>
      <w:spacing w:after="160" w:line="259" w:lineRule="auto"/>
      <w:ind w:left="660"/>
      <w:jc w:val="both"/>
    </w:pPr>
    <w:rPr>
      <w:rFonts w:ascii="Times New Roman" w:eastAsiaTheme="minorEastAsia" w:hAnsi="Times New Roman" w:cstheme="minorBidi"/>
      <w:sz w:val="20"/>
      <w:szCs w:val="24"/>
    </w:rPr>
  </w:style>
  <w:style w:type="paragraph" w:styleId="61">
    <w:name w:val="toc 6"/>
    <w:basedOn w:val="a1"/>
    <w:next w:val="a1"/>
    <w:autoRedefine/>
    <w:uiPriority w:val="39"/>
    <w:pPr>
      <w:widowControl w:val="0"/>
      <w:wordWrap w:val="0"/>
      <w:autoSpaceDE w:val="0"/>
      <w:autoSpaceDN w:val="0"/>
      <w:spacing w:after="160" w:line="259" w:lineRule="auto"/>
      <w:ind w:left="880"/>
      <w:jc w:val="both"/>
    </w:pPr>
    <w:rPr>
      <w:rFonts w:ascii="Times New Roman" w:eastAsiaTheme="minorEastAsia" w:hAnsi="Times New Roman" w:cstheme="minorBidi"/>
      <w:sz w:val="20"/>
      <w:szCs w:val="24"/>
    </w:rPr>
  </w:style>
  <w:style w:type="paragraph" w:styleId="70">
    <w:name w:val="toc 7"/>
    <w:basedOn w:val="a1"/>
    <w:next w:val="a1"/>
    <w:autoRedefine/>
    <w:uiPriority w:val="39"/>
    <w:pPr>
      <w:widowControl w:val="0"/>
      <w:wordWrap w:val="0"/>
      <w:autoSpaceDE w:val="0"/>
      <w:autoSpaceDN w:val="0"/>
      <w:spacing w:after="160" w:line="259" w:lineRule="auto"/>
      <w:ind w:left="1100"/>
      <w:jc w:val="both"/>
    </w:pPr>
    <w:rPr>
      <w:rFonts w:ascii="Times New Roman" w:eastAsiaTheme="minorEastAsia" w:hAnsi="Times New Roman" w:cstheme="minorBidi"/>
      <w:sz w:val="20"/>
      <w:szCs w:val="24"/>
    </w:rPr>
  </w:style>
  <w:style w:type="paragraph" w:styleId="80">
    <w:name w:val="toc 8"/>
    <w:basedOn w:val="a1"/>
    <w:next w:val="a1"/>
    <w:autoRedefine/>
    <w:uiPriority w:val="39"/>
    <w:pPr>
      <w:widowControl w:val="0"/>
      <w:wordWrap w:val="0"/>
      <w:autoSpaceDE w:val="0"/>
      <w:autoSpaceDN w:val="0"/>
      <w:spacing w:after="160" w:line="259" w:lineRule="auto"/>
      <w:ind w:left="1320"/>
      <w:jc w:val="both"/>
    </w:pPr>
    <w:rPr>
      <w:rFonts w:ascii="Times New Roman" w:eastAsiaTheme="minorEastAsia" w:hAnsi="Times New Roman" w:cstheme="minorBidi"/>
      <w:sz w:val="20"/>
      <w:szCs w:val="24"/>
    </w:rPr>
  </w:style>
  <w:style w:type="paragraph" w:styleId="90">
    <w:name w:val="toc 9"/>
    <w:basedOn w:val="a1"/>
    <w:next w:val="a1"/>
    <w:autoRedefine/>
    <w:uiPriority w:val="39"/>
    <w:pPr>
      <w:widowControl w:val="0"/>
      <w:wordWrap w:val="0"/>
      <w:autoSpaceDE w:val="0"/>
      <w:autoSpaceDN w:val="0"/>
      <w:spacing w:after="160" w:line="259" w:lineRule="auto"/>
      <w:ind w:left="1540"/>
      <w:jc w:val="both"/>
    </w:pPr>
    <w:rPr>
      <w:rFonts w:ascii="Times New Roman" w:eastAsiaTheme="minorEastAsia" w:hAnsi="Times New Roman" w:cstheme="minorBidi"/>
      <w:sz w:val="20"/>
      <w:szCs w:val="24"/>
    </w:rPr>
  </w:style>
  <w:style w:type="paragraph" w:customStyle="1" w:styleId="Bild">
    <w:name w:val="Bild"/>
    <w:basedOn w:val="a1"/>
    <w:next w:val="a1"/>
    <w:pPr>
      <w:keepNext/>
      <w:keepLines/>
      <w:widowControl w:val="0"/>
      <w:pBdr>
        <w:top w:val="single" w:sz="4" w:space="2" w:color="auto" w:shadow="1"/>
        <w:left w:val="single" w:sz="4" w:space="0" w:color="auto" w:shadow="1"/>
        <w:bottom w:val="single" w:sz="4" w:space="2" w:color="auto" w:shadow="1"/>
        <w:right w:val="single" w:sz="4" w:space="0" w:color="auto" w:shadow="1"/>
      </w:pBdr>
      <w:wordWrap w:val="0"/>
      <w:autoSpaceDE w:val="0"/>
      <w:autoSpaceDN w:val="0"/>
      <w:spacing w:after="60" w:line="259" w:lineRule="auto"/>
      <w:jc w:val="center"/>
    </w:pPr>
    <w:rPr>
      <w:rFonts w:asciiTheme="minorHAnsi" w:eastAsia="Times New Roman" w:hAnsiTheme="minorHAnsi" w:cstheme="minorBidi"/>
      <w:kern w:val="0"/>
      <w:sz w:val="20"/>
      <w:szCs w:val="22"/>
      <w:lang w:val="de-DE"/>
    </w:rPr>
  </w:style>
  <w:style w:type="paragraph" w:styleId="af5">
    <w:name w:val="footnote text"/>
    <w:basedOn w:val="a1"/>
    <w:link w:val="Char8"/>
    <w:uiPriority w:val="99"/>
    <w:pPr>
      <w:widowControl w:val="0"/>
      <w:wordWrap w:val="0"/>
      <w:autoSpaceDE w:val="0"/>
      <w:autoSpaceDN w:val="0"/>
      <w:spacing w:after="120" w:line="312" w:lineRule="auto"/>
      <w:jc w:val="both"/>
    </w:pPr>
    <w:rPr>
      <w:rFonts w:ascii="Times New Roman" w:eastAsia="Times New Roman" w:hAnsi="Times New Roman" w:cstheme="minorBidi"/>
      <w:kern w:val="0"/>
      <w:sz w:val="20"/>
      <w:szCs w:val="22"/>
      <w:lang w:val="de-DE"/>
    </w:rPr>
  </w:style>
  <w:style w:type="paragraph" w:customStyle="1" w:styleId="13">
    <w:name w:val="스타일1"/>
    <w:basedOn w:val="33"/>
    <w:link w:val="1Char0"/>
    <w:autoRedefine/>
    <w:qFormat/>
    <w:pPr>
      <w:tabs>
        <w:tab w:val="left" w:pos="1100"/>
      </w:tabs>
    </w:pPr>
    <w:rPr>
      <w:noProof/>
      <w:szCs w:val="20"/>
    </w:rPr>
  </w:style>
  <w:style w:type="paragraph" w:styleId="af6">
    <w:name w:val="Note Heading"/>
    <w:basedOn w:val="a1"/>
    <w:next w:val="a1"/>
    <w:link w:val="Char9"/>
    <w:pPr>
      <w:widowControl w:val="0"/>
      <w:wordWrap w:val="0"/>
      <w:autoSpaceDE w:val="0"/>
      <w:autoSpaceDN w:val="0"/>
      <w:spacing w:after="160" w:line="259" w:lineRule="auto"/>
      <w:jc w:val="center"/>
    </w:pPr>
    <w:rPr>
      <w:rFonts w:asciiTheme="minorHAnsi" w:eastAsiaTheme="minorEastAsia" w:hAnsiTheme="minorHAnsi" w:cstheme="minorBidi"/>
      <w:sz w:val="20"/>
      <w:szCs w:val="22"/>
    </w:rPr>
  </w:style>
  <w:style w:type="paragraph" w:styleId="af7">
    <w:name w:val="table of figures"/>
    <w:basedOn w:val="a1"/>
    <w:next w:val="a1"/>
    <w:uiPriority w:val="99"/>
    <w:pPr>
      <w:widowControl w:val="0"/>
      <w:wordWrap w:val="0"/>
      <w:autoSpaceDE w:val="0"/>
      <w:autoSpaceDN w:val="0"/>
      <w:spacing w:after="160" w:line="259" w:lineRule="auto"/>
      <w:ind w:leftChars="400" w:left="850" w:hangingChars="200" w:hanging="425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20">
    <w:name w:val="List Bullet 2"/>
    <w:basedOn w:val="a1"/>
    <w:autoRedefine/>
    <w:pPr>
      <w:widowControl w:val="0"/>
      <w:numPr>
        <w:numId w:val="2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30">
    <w:name w:val="List Bullet 3"/>
    <w:basedOn w:val="a1"/>
    <w:autoRedefine/>
    <w:pPr>
      <w:widowControl w:val="0"/>
      <w:numPr>
        <w:numId w:val="3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40">
    <w:name w:val="List Bullet 4"/>
    <w:basedOn w:val="a1"/>
    <w:autoRedefine/>
    <w:pPr>
      <w:widowControl w:val="0"/>
      <w:numPr>
        <w:numId w:val="4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50">
    <w:name w:val="List Bullet 5"/>
    <w:basedOn w:val="a1"/>
    <w:autoRedefine/>
    <w:pPr>
      <w:widowControl w:val="0"/>
      <w:numPr>
        <w:numId w:val="5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8">
    <w:name w:val="macro"/>
    <w:link w:val="Chara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f9">
    <w:name w:val="Closing"/>
    <w:basedOn w:val="a1"/>
    <w:link w:val="Charb"/>
    <w:pPr>
      <w:widowControl w:val="0"/>
      <w:wordWrap w:val="0"/>
      <w:autoSpaceDE w:val="0"/>
      <w:autoSpaceDN w:val="0"/>
      <w:spacing w:after="160" w:line="259" w:lineRule="auto"/>
      <w:ind w:leftChars="2100" w:left="1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a">
    <w:name w:val="Message Header"/>
    <w:basedOn w:val="a1"/>
    <w:link w:val="Charc"/>
    <w:pPr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wordWrap w:val="0"/>
      <w:autoSpaceDE w:val="0"/>
      <w:autoSpaceDN w:val="0"/>
      <w:spacing w:after="160" w:line="259" w:lineRule="auto"/>
      <w:ind w:left="960" w:hangingChars="400" w:hanging="960"/>
      <w:jc w:val="both"/>
    </w:pPr>
    <w:rPr>
      <w:rFonts w:asciiTheme="minorHAnsi" w:eastAsiaTheme="minorEastAsia" w:hAnsiTheme="minorHAnsi" w:cs="Arial"/>
      <w:sz w:val="24"/>
      <w:szCs w:val="24"/>
    </w:rPr>
  </w:style>
  <w:style w:type="paragraph" w:styleId="afb">
    <w:name w:val="List"/>
    <w:basedOn w:val="a1"/>
    <w:pPr>
      <w:widowControl w:val="0"/>
      <w:wordWrap w:val="0"/>
      <w:autoSpaceDE w:val="0"/>
      <w:autoSpaceDN w:val="0"/>
      <w:spacing w:after="160" w:line="259" w:lineRule="auto"/>
      <w:ind w:leftChars="200" w:left="100" w:hangingChars="200" w:hanging="2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26">
    <w:name w:val="List 2"/>
    <w:basedOn w:val="a1"/>
    <w:pPr>
      <w:widowControl w:val="0"/>
      <w:wordWrap w:val="0"/>
      <w:autoSpaceDE w:val="0"/>
      <w:autoSpaceDN w:val="0"/>
      <w:spacing w:after="160" w:line="259" w:lineRule="auto"/>
      <w:ind w:leftChars="400" w:left="100" w:hangingChars="200" w:hanging="2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36">
    <w:name w:val="List 3"/>
    <w:basedOn w:val="a1"/>
    <w:pPr>
      <w:widowControl w:val="0"/>
      <w:wordWrap w:val="0"/>
      <w:autoSpaceDE w:val="0"/>
      <w:autoSpaceDN w:val="0"/>
      <w:spacing w:after="160" w:line="259" w:lineRule="auto"/>
      <w:ind w:leftChars="600" w:left="100" w:hangingChars="200" w:hanging="2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43">
    <w:name w:val="List 4"/>
    <w:basedOn w:val="a1"/>
    <w:pPr>
      <w:widowControl w:val="0"/>
      <w:wordWrap w:val="0"/>
      <w:autoSpaceDE w:val="0"/>
      <w:autoSpaceDN w:val="0"/>
      <w:spacing w:after="160" w:line="259" w:lineRule="auto"/>
      <w:ind w:leftChars="800" w:left="100" w:hangingChars="200" w:hanging="2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53">
    <w:name w:val="List 5"/>
    <w:basedOn w:val="a1"/>
    <w:pPr>
      <w:widowControl w:val="0"/>
      <w:wordWrap w:val="0"/>
      <w:autoSpaceDE w:val="0"/>
      <w:autoSpaceDN w:val="0"/>
      <w:spacing w:after="160" w:line="259" w:lineRule="auto"/>
      <w:ind w:leftChars="1000" w:left="100" w:hangingChars="200" w:hanging="2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c">
    <w:name w:val="List Continue"/>
    <w:basedOn w:val="a1"/>
    <w:pPr>
      <w:widowControl w:val="0"/>
      <w:wordWrap w:val="0"/>
      <w:autoSpaceDE w:val="0"/>
      <w:autoSpaceDN w:val="0"/>
      <w:spacing w:after="180" w:line="259" w:lineRule="auto"/>
      <w:ind w:leftChars="200" w:left="425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27">
    <w:name w:val="List Continue 2"/>
    <w:basedOn w:val="a1"/>
    <w:pPr>
      <w:widowControl w:val="0"/>
      <w:wordWrap w:val="0"/>
      <w:autoSpaceDE w:val="0"/>
      <w:autoSpaceDN w:val="0"/>
      <w:spacing w:after="180" w:line="259" w:lineRule="auto"/>
      <w:ind w:leftChars="400" w:left="85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37">
    <w:name w:val="List Continue 3"/>
    <w:basedOn w:val="a1"/>
    <w:pPr>
      <w:widowControl w:val="0"/>
      <w:wordWrap w:val="0"/>
      <w:autoSpaceDE w:val="0"/>
      <w:autoSpaceDN w:val="0"/>
      <w:spacing w:after="180" w:line="259" w:lineRule="auto"/>
      <w:ind w:leftChars="600" w:left="1275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44">
    <w:name w:val="List Continue 4"/>
    <w:basedOn w:val="a1"/>
    <w:pPr>
      <w:widowControl w:val="0"/>
      <w:wordWrap w:val="0"/>
      <w:autoSpaceDE w:val="0"/>
      <w:autoSpaceDN w:val="0"/>
      <w:spacing w:after="180" w:line="259" w:lineRule="auto"/>
      <w:ind w:leftChars="800" w:left="17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54">
    <w:name w:val="List Continue 5"/>
    <w:basedOn w:val="a1"/>
    <w:pPr>
      <w:widowControl w:val="0"/>
      <w:wordWrap w:val="0"/>
      <w:autoSpaceDE w:val="0"/>
      <w:autoSpaceDN w:val="0"/>
      <w:spacing w:after="180" w:line="259" w:lineRule="auto"/>
      <w:ind w:leftChars="1000" w:left="2125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d">
    <w:name w:val="Document Map"/>
    <w:basedOn w:val="a1"/>
    <w:link w:val="Chard"/>
    <w:semiHidden/>
    <w:pPr>
      <w:shd w:val="clear" w:color="auto" w:fill="000080"/>
    </w:pPr>
    <w:rPr>
      <w:rFonts w:eastAsia="돋움"/>
    </w:rPr>
  </w:style>
  <w:style w:type="paragraph" w:styleId="afe">
    <w:name w:val="endnote text"/>
    <w:basedOn w:val="a1"/>
    <w:link w:val="Chare"/>
    <w:pPr>
      <w:widowControl w:val="0"/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f">
    <w:name w:val="envelope return"/>
    <w:basedOn w:val="a1"/>
    <w:pPr>
      <w:widowControl w:val="0"/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="Arial"/>
      <w:sz w:val="20"/>
      <w:szCs w:val="22"/>
    </w:rPr>
  </w:style>
  <w:style w:type="paragraph" w:styleId="a">
    <w:name w:val="List Number"/>
    <w:basedOn w:val="a1"/>
    <w:pPr>
      <w:widowControl w:val="0"/>
      <w:numPr>
        <w:numId w:val="6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2">
    <w:name w:val="List Number 2"/>
    <w:basedOn w:val="a1"/>
    <w:pPr>
      <w:widowControl w:val="0"/>
      <w:numPr>
        <w:numId w:val="7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3">
    <w:name w:val="List Number 3"/>
    <w:basedOn w:val="a1"/>
    <w:pPr>
      <w:widowControl w:val="0"/>
      <w:numPr>
        <w:numId w:val="8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4">
    <w:name w:val="List Number 4"/>
    <w:basedOn w:val="a1"/>
    <w:pPr>
      <w:widowControl w:val="0"/>
      <w:numPr>
        <w:numId w:val="9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5">
    <w:name w:val="List Number 5"/>
    <w:basedOn w:val="a1"/>
    <w:pPr>
      <w:widowControl w:val="0"/>
      <w:numPr>
        <w:numId w:val="10"/>
      </w:numPr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f0">
    <w:name w:val="Body Text First Indent"/>
    <w:basedOn w:val="ab"/>
    <w:link w:val="Charf"/>
    <w:pPr>
      <w:spacing w:after="180"/>
      <w:ind w:right="0" w:firstLineChars="100" w:firstLine="210"/>
    </w:pPr>
  </w:style>
  <w:style w:type="paragraph" w:styleId="28">
    <w:name w:val="Body Text First Indent 2"/>
    <w:basedOn w:val="ac"/>
    <w:link w:val="2Char2"/>
    <w:pPr>
      <w:spacing w:after="180"/>
      <w:ind w:leftChars="400" w:left="851" w:firstLineChars="100" w:firstLine="210"/>
    </w:pPr>
  </w:style>
  <w:style w:type="paragraph" w:styleId="aff1">
    <w:name w:val="Subtitle"/>
    <w:basedOn w:val="a1"/>
    <w:link w:val="Charf0"/>
    <w:qFormat/>
    <w:pPr>
      <w:spacing w:after="60"/>
      <w:jc w:val="center"/>
      <w:outlineLvl w:val="1"/>
    </w:pPr>
    <w:rPr>
      <w:rFonts w:eastAsia="돋움" w:cs="Arial"/>
      <w:i/>
      <w:iCs/>
      <w:sz w:val="24"/>
      <w:szCs w:val="24"/>
    </w:rPr>
  </w:style>
  <w:style w:type="paragraph" w:styleId="29">
    <w:name w:val="index 2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jc w:val="center"/>
    </w:pPr>
    <w:rPr>
      <w:rFonts w:asciiTheme="minorHAnsi" w:eastAsiaTheme="minorEastAsia" w:hAnsiTheme="minorHAnsi" w:cstheme="minorBidi"/>
      <w:sz w:val="20"/>
      <w:szCs w:val="22"/>
    </w:rPr>
  </w:style>
  <w:style w:type="paragraph" w:styleId="38">
    <w:name w:val="index 3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ind w:leftChars="600" w:left="600" w:hangingChars="200" w:hanging="20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45">
    <w:name w:val="index 4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ind w:leftChars="800" w:left="800" w:hangingChars="200" w:hanging="20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55">
    <w:name w:val="index 5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ind w:leftChars="1000" w:left="1000" w:hangingChars="200" w:hanging="20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62">
    <w:name w:val="index 6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ind w:leftChars="1200" w:left="1200" w:hangingChars="200" w:hanging="20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71">
    <w:name w:val="index 7"/>
    <w:basedOn w:val="a1"/>
    <w:next w:val="a1"/>
    <w:autoRedefine/>
    <w:rsid w:val="00651429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81">
    <w:name w:val="index 8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ind w:leftChars="1600" w:left="1600" w:hangingChars="200" w:hanging="20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91">
    <w:name w:val="index 9"/>
    <w:basedOn w:val="a1"/>
    <w:next w:val="a1"/>
    <w:autoRedefine/>
    <w:pPr>
      <w:widowControl w:val="0"/>
      <w:wordWrap w:val="0"/>
      <w:autoSpaceDE w:val="0"/>
      <w:autoSpaceDN w:val="0"/>
      <w:spacing w:after="160" w:line="259" w:lineRule="auto"/>
      <w:ind w:leftChars="1800" w:left="1800" w:hangingChars="200" w:hanging="20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f2">
    <w:name w:val="Signature"/>
    <w:basedOn w:val="a1"/>
    <w:link w:val="Charf1"/>
    <w:pPr>
      <w:widowControl w:val="0"/>
      <w:wordWrap w:val="0"/>
      <w:autoSpaceDE w:val="0"/>
      <w:autoSpaceDN w:val="0"/>
      <w:spacing w:after="160" w:line="259" w:lineRule="auto"/>
      <w:ind w:leftChars="2100" w:left="100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f3">
    <w:name w:val="Salutation"/>
    <w:basedOn w:val="a1"/>
    <w:next w:val="a1"/>
    <w:link w:val="Charf2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f4">
    <w:name w:val="E-mail Signature"/>
    <w:basedOn w:val="a1"/>
    <w:link w:val="Charf3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f5">
    <w:name w:val="envelope address"/>
    <w:basedOn w:val="a1"/>
    <w:pPr>
      <w:framePr w:w="6804" w:h="2268" w:hRule="exact" w:hSpace="142" w:wrap="auto" w:hAnchor="page" w:xAlign="center" w:yAlign="bottom"/>
      <w:widowControl w:val="0"/>
      <w:wordWrap w:val="0"/>
      <w:autoSpaceDE w:val="0"/>
      <w:autoSpaceDN w:val="0"/>
      <w:snapToGrid w:val="0"/>
      <w:spacing w:after="160" w:line="259" w:lineRule="auto"/>
      <w:ind w:leftChars="1400" w:left="100"/>
      <w:jc w:val="both"/>
    </w:pPr>
    <w:rPr>
      <w:rFonts w:asciiTheme="minorHAnsi" w:eastAsiaTheme="minorEastAsia" w:hAnsiTheme="minorHAnsi" w:cs="Arial"/>
      <w:sz w:val="24"/>
      <w:szCs w:val="24"/>
    </w:rPr>
  </w:style>
  <w:style w:type="paragraph" w:styleId="aff6">
    <w:name w:val="Title"/>
    <w:basedOn w:val="a1"/>
    <w:link w:val="Charf4"/>
    <w:qFormat/>
    <w:pPr>
      <w:spacing w:before="240" w:after="120"/>
      <w:jc w:val="center"/>
      <w:outlineLvl w:val="0"/>
    </w:pPr>
    <w:rPr>
      <w:rFonts w:eastAsia="돋움" w:cs="Arial"/>
      <w:b/>
      <w:bCs/>
      <w:sz w:val="32"/>
      <w:szCs w:val="32"/>
    </w:rPr>
  </w:style>
  <w:style w:type="paragraph" w:styleId="aff7">
    <w:name w:val="table of authorities"/>
    <w:basedOn w:val="a1"/>
    <w:next w:val="a1"/>
    <w:pPr>
      <w:widowControl w:val="0"/>
      <w:wordWrap w:val="0"/>
      <w:autoSpaceDE w:val="0"/>
      <w:autoSpaceDN w:val="0"/>
      <w:spacing w:after="160" w:line="259" w:lineRule="auto"/>
      <w:ind w:left="425" w:hangingChars="200" w:hanging="425"/>
      <w:jc w:val="both"/>
    </w:pPr>
    <w:rPr>
      <w:rFonts w:asciiTheme="minorHAnsi" w:eastAsiaTheme="minorEastAsia" w:hAnsiTheme="minorHAnsi" w:cstheme="minorBidi"/>
      <w:sz w:val="20"/>
      <w:szCs w:val="22"/>
    </w:rPr>
  </w:style>
  <w:style w:type="paragraph" w:styleId="aff8">
    <w:name w:val="toa heading"/>
    <w:basedOn w:val="a1"/>
    <w:next w:val="a1"/>
    <w:pPr>
      <w:widowControl w:val="0"/>
      <w:wordWrap w:val="0"/>
      <w:autoSpaceDE w:val="0"/>
      <w:autoSpaceDN w:val="0"/>
      <w:spacing w:before="120" w:after="160" w:line="259" w:lineRule="auto"/>
      <w:jc w:val="both"/>
    </w:pPr>
    <w:rPr>
      <w:rFonts w:asciiTheme="minorHAnsi" w:eastAsia="돋움" w:hAnsiTheme="minorHAnsi" w:cs="Arial"/>
      <w:sz w:val="24"/>
      <w:szCs w:val="24"/>
    </w:rPr>
  </w:style>
  <w:style w:type="paragraph" w:styleId="aff9">
    <w:name w:val="Normal (Web)"/>
    <w:basedOn w:val="a1"/>
    <w:uiPriority w:val="99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="Times New Roman" w:eastAsiaTheme="minorEastAsia" w:hAnsi="Times New Roman" w:cstheme="minorBidi"/>
      <w:sz w:val="24"/>
      <w:szCs w:val="24"/>
    </w:rPr>
  </w:style>
  <w:style w:type="paragraph" w:styleId="HTML">
    <w:name w:val="HTML Address"/>
    <w:basedOn w:val="a1"/>
    <w:link w:val="HTMLChar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i/>
      <w:iCs/>
      <w:sz w:val="20"/>
      <w:szCs w:val="22"/>
    </w:rPr>
  </w:style>
  <w:style w:type="paragraph" w:styleId="HTML0">
    <w:name w:val="HTML Preformatted"/>
    <w:basedOn w:val="a1"/>
    <w:link w:val="HTMLChar0"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="Courier New" w:eastAsiaTheme="minorEastAsia" w:hAnsi="Courier New" w:cs="Courier New"/>
      <w:sz w:val="20"/>
      <w:szCs w:val="22"/>
    </w:rPr>
  </w:style>
  <w:style w:type="paragraph" w:customStyle="1" w:styleId="TableHeader">
    <w:name w:val="Table Header"/>
    <w:basedOn w:val="Table"/>
    <w:link w:val="TableHeaderChar"/>
    <w:pPr>
      <w:shd w:val="pct25" w:color="C0C0C0" w:fill="auto"/>
      <w:spacing w:line="240" w:lineRule="auto"/>
    </w:pPr>
    <w:rPr>
      <w:b/>
      <w:iCs/>
    </w:rPr>
  </w:style>
  <w:style w:type="paragraph" w:customStyle="1" w:styleId="Table">
    <w:name w:val="Table"/>
    <w:link w:val="TableChar"/>
    <w:pPr>
      <w:keepNext/>
      <w:keepLines/>
      <w:spacing w:line="264" w:lineRule="auto"/>
      <w:ind w:left="57" w:right="57"/>
    </w:pPr>
    <w:rPr>
      <w:rFonts w:ascii="Arial" w:hAnsi="Arial" w:cs="Arial"/>
      <w:lang w:val="en-GB"/>
    </w:rPr>
  </w:style>
  <w:style w:type="character" w:customStyle="1" w:styleId="TableChar">
    <w:name w:val="Table Char"/>
    <w:link w:val="Table"/>
    <w:rsid w:val="0017074E"/>
    <w:rPr>
      <w:rFonts w:ascii="Arial" w:eastAsia="바탕" w:hAnsi="Arial" w:cs="Arial"/>
      <w:lang w:val="en-GB" w:eastAsia="ko-KR" w:bidi="ar-SA"/>
    </w:rPr>
  </w:style>
  <w:style w:type="character" w:customStyle="1" w:styleId="TableHeaderChar">
    <w:name w:val="Table Header Char"/>
    <w:link w:val="TableHeader"/>
    <w:rsid w:val="0017074E"/>
    <w:rPr>
      <w:rFonts w:ascii="Arial" w:eastAsia="바탕" w:hAnsi="Arial" w:cs="Arial"/>
      <w:b/>
      <w:iCs/>
      <w:lang w:val="en-GB" w:eastAsia="ko-KR" w:bidi="ar-SA"/>
    </w:rPr>
  </w:style>
  <w:style w:type="paragraph" w:customStyle="1" w:styleId="Text6pt">
    <w:name w:val="Text_6pt"/>
    <w:basedOn w:val="a1"/>
    <w:link w:val="Text6ptChar"/>
    <w:pPr>
      <w:widowControl w:val="0"/>
      <w:wordWrap w:val="0"/>
      <w:autoSpaceDE w:val="0"/>
      <w:autoSpaceDN w:val="0"/>
      <w:spacing w:after="120" w:line="259" w:lineRule="auto"/>
      <w:ind w:left="284" w:right="284"/>
      <w:jc w:val="both"/>
    </w:pPr>
    <w:rPr>
      <w:rFonts w:ascii="Helvetica" w:eastAsia="바탕" w:hAnsi="Helvetica" w:cstheme="minorBidi"/>
      <w:kern w:val="0"/>
      <w:sz w:val="20"/>
      <w:szCs w:val="22"/>
      <w:lang w:val="en-GB"/>
    </w:rPr>
  </w:style>
  <w:style w:type="character" w:customStyle="1" w:styleId="Text6ptChar">
    <w:name w:val="Text_6pt Char"/>
    <w:link w:val="Text6pt"/>
    <w:locked/>
    <w:rsid w:val="001B7A57"/>
    <w:rPr>
      <w:rFonts w:ascii="Helvetica" w:eastAsia="바탕" w:hAnsi="Helvetica"/>
      <w:sz w:val="22"/>
      <w:lang w:val="en-GB" w:eastAsia="ko-KR" w:bidi="ar-SA"/>
    </w:rPr>
  </w:style>
  <w:style w:type="paragraph" w:customStyle="1" w:styleId="TableHeaderService">
    <w:name w:val="Table Header (Service)"/>
    <w:basedOn w:val="TableHeader"/>
    <w:link w:val="TableHeaderServiceChar"/>
    <w:pPr>
      <w:spacing w:before="20" w:after="20"/>
      <w:ind w:left="113"/>
    </w:pPr>
    <w:rPr>
      <w:b w:val="0"/>
      <w:bCs/>
    </w:rPr>
  </w:style>
  <w:style w:type="character" w:customStyle="1" w:styleId="TableHeaderServiceChar">
    <w:name w:val="Table Header (Service) Char"/>
    <w:link w:val="TableHeaderService"/>
    <w:rsid w:val="0017074E"/>
    <w:rPr>
      <w:rFonts w:ascii="Arial" w:eastAsia="바탕" w:hAnsi="Arial" w:cs="Arial"/>
      <w:b/>
      <w:bCs/>
      <w:iCs/>
      <w:lang w:val="en-GB" w:eastAsia="ko-KR" w:bidi="ar-SA"/>
    </w:rPr>
  </w:style>
  <w:style w:type="paragraph" w:customStyle="1" w:styleId="TableService">
    <w:name w:val="Table (Service)"/>
    <w:basedOn w:val="Table"/>
    <w:pPr>
      <w:spacing w:before="20" w:after="20" w:line="240" w:lineRule="auto"/>
      <w:ind w:left="113"/>
    </w:pPr>
    <w:rPr>
      <w:bCs/>
    </w:rPr>
  </w:style>
  <w:style w:type="paragraph" w:customStyle="1" w:styleId="TableTitle">
    <w:name w:val="Table Title"/>
    <w:basedOn w:val="a1"/>
    <w:next w:val="a1"/>
    <w:pPr>
      <w:widowControl w:val="0"/>
      <w:wordWrap w:val="0"/>
      <w:autoSpaceDE w:val="0"/>
      <w:autoSpaceDN w:val="0"/>
      <w:spacing w:before="120" w:after="360" w:line="259" w:lineRule="auto"/>
      <w:jc w:val="center"/>
    </w:pPr>
    <w:rPr>
      <w:rFonts w:asciiTheme="minorHAnsi" w:eastAsia="바탕" w:hAnsiTheme="minorHAnsi" w:cs="Arial"/>
      <w:bCs/>
      <w:kern w:val="0"/>
      <w:sz w:val="20"/>
      <w:szCs w:val="22"/>
      <w:lang w:val="en-GB"/>
    </w:rPr>
  </w:style>
  <w:style w:type="paragraph" w:customStyle="1" w:styleId="UnderlineBoldHelv11">
    <w:name w:val="UnderlineBoldHelv11"/>
    <w:basedOn w:val="a1"/>
    <w:pPr>
      <w:keepNext/>
      <w:keepLines/>
      <w:widowControl w:val="0"/>
      <w:wordWrap w:val="0"/>
      <w:autoSpaceDE w:val="0"/>
      <w:autoSpaceDN w:val="0"/>
      <w:spacing w:before="240" w:after="120" w:line="259" w:lineRule="auto"/>
      <w:ind w:left="284" w:right="284"/>
      <w:jc w:val="both"/>
    </w:pPr>
    <w:rPr>
      <w:rFonts w:ascii="Helvetica" w:eastAsia="바탕" w:hAnsi="Helvetica" w:cstheme="minorBidi"/>
      <w:b/>
      <w:kern w:val="0"/>
      <w:sz w:val="20"/>
      <w:szCs w:val="22"/>
      <w:u w:val="single"/>
      <w:lang w:val="en-GB"/>
    </w:rPr>
  </w:style>
  <w:style w:type="paragraph" w:customStyle="1" w:styleId="BoldUnderlineHelv11">
    <w:name w:val="BoldUnderlineHelv11"/>
    <w:basedOn w:val="Text6pt"/>
    <w:next w:val="Text6pt"/>
    <w:pPr>
      <w:keepNext/>
      <w:keepLines/>
      <w:spacing w:before="360"/>
    </w:pPr>
    <w:rPr>
      <w:b/>
      <w:u w:val="single"/>
    </w:rPr>
  </w:style>
  <w:style w:type="paragraph" w:customStyle="1" w:styleId="Formula">
    <w:name w:val="Formula"/>
    <w:basedOn w:val="Text6pt"/>
    <w:pPr>
      <w:spacing w:before="120"/>
      <w:ind w:left="567"/>
    </w:pPr>
    <w:rPr>
      <w:b/>
    </w:rPr>
  </w:style>
  <w:style w:type="paragraph" w:customStyle="1" w:styleId="KursivHelv11">
    <w:name w:val="KursivHelv11"/>
    <w:basedOn w:val="Text6pt"/>
    <w:next w:val="Text6pt"/>
    <w:pPr>
      <w:keepNext/>
      <w:keepLines/>
      <w:spacing w:before="120"/>
    </w:pPr>
    <w:rPr>
      <w:i/>
    </w:rPr>
  </w:style>
  <w:style w:type="paragraph" w:customStyle="1" w:styleId="Tabellenabsatz">
    <w:name w:val="Tabellenabsatz"/>
    <w:basedOn w:val="a1"/>
    <w:pPr>
      <w:widowControl w:val="0"/>
      <w:wordWrap w:val="0"/>
      <w:autoSpaceDE w:val="0"/>
      <w:autoSpaceDN w:val="0"/>
      <w:spacing w:after="160" w:line="259" w:lineRule="auto"/>
      <w:jc w:val="center"/>
    </w:pPr>
    <w:rPr>
      <w:rFonts w:ascii="Times New Roman" w:eastAsia="바탕" w:hAnsi="Times New Roman" w:cstheme="minorBidi"/>
      <w:kern w:val="0"/>
      <w:sz w:val="20"/>
      <w:szCs w:val="22"/>
      <w:lang w:val="en-GB"/>
    </w:rPr>
  </w:style>
  <w:style w:type="paragraph" w:customStyle="1" w:styleId="TabEnd">
    <w:name w:val="TabEnd"/>
    <w:basedOn w:val="TabRow"/>
    <w:next w:val="Text6pt"/>
    <w:pPr>
      <w:keepNext w:val="0"/>
      <w:keepLines w:val="0"/>
    </w:pPr>
  </w:style>
  <w:style w:type="paragraph" w:customStyle="1" w:styleId="TabRow">
    <w:name w:val="TabRow"/>
    <w:basedOn w:val="a1"/>
    <w:pPr>
      <w:keepNext/>
      <w:keepLines/>
      <w:widowControl w:val="0"/>
      <w:wordWrap w:val="0"/>
      <w:autoSpaceDE w:val="0"/>
      <w:autoSpaceDN w:val="0"/>
      <w:spacing w:after="160" w:line="259" w:lineRule="auto"/>
      <w:jc w:val="center"/>
    </w:pPr>
    <w:rPr>
      <w:rFonts w:ascii="Helvetica" w:eastAsia="바탕" w:hAnsi="Helvetica" w:cstheme="minorBidi"/>
      <w:kern w:val="0"/>
      <w:sz w:val="18"/>
      <w:szCs w:val="22"/>
      <w:lang w:val="en-GB"/>
    </w:rPr>
  </w:style>
  <w:style w:type="paragraph" w:customStyle="1" w:styleId="TabHeading">
    <w:name w:val="TabHeading"/>
    <w:basedOn w:val="a1"/>
    <w:next w:val="TabRow"/>
    <w:pPr>
      <w:keepNext/>
      <w:keepLines/>
      <w:widowControl w:val="0"/>
      <w:wordWrap w:val="0"/>
      <w:autoSpaceDE w:val="0"/>
      <w:autoSpaceDN w:val="0"/>
      <w:spacing w:after="160" w:line="259" w:lineRule="auto"/>
      <w:jc w:val="center"/>
    </w:pPr>
    <w:rPr>
      <w:rFonts w:ascii="Helvetica" w:eastAsia="바탕" w:hAnsi="Helvetica" w:cstheme="minorBidi"/>
      <w:kern w:val="0"/>
      <w:sz w:val="20"/>
      <w:szCs w:val="22"/>
      <w:lang w:val="en-GB"/>
    </w:rPr>
  </w:style>
  <w:style w:type="paragraph" w:customStyle="1" w:styleId="TabTitle">
    <w:name w:val="TabTitle"/>
    <w:basedOn w:val="Text6pt"/>
    <w:next w:val="Text6pt"/>
    <w:pPr>
      <w:keepNext/>
      <w:keepLines/>
      <w:spacing w:before="360" w:after="240"/>
    </w:pPr>
    <w:rPr>
      <w:b/>
      <w:u w:val="single"/>
    </w:rPr>
  </w:style>
  <w:style w:type="paragraph" w:customStyle="1" w:styleId="Text">
    <w:name w:val="Text"/>
    <w:basedOn w:val="a1"/>
    <w:pPr>
      <w:widowControl w:val="0"/>
      <w:wordWrap w:val="0"/>
      <w:autoSpaceDE w:val="0"/>
      <w:autoSpaceDN w:val="0"/>
      <w:spacing w:after="160" w:line="259" w:lineRule="auto"/>
      <w:ind w:left="284" w:right="284"/>
      <w:jc w:val="both"/>
    </w:pPr>
    <w:rPr>
      <w:rFonts w:ascii="Helvetica" w:eastAsia="바탕" w:hAnsi="Helvetica" w:cstheme="minorBidi"/>
      <w:kern w:val="0"/>
      <w:sz w:val="20"/>
      <w:szCs w:val="22"/>
      <w:lang w:val="de-DE"/>
    </w:rPr>
  </w:style>
  <w:style w:type="paragraph" w:customStyle="1" w:styleId="UnderlineHelv11">
    <w:name w:val="UnderlineHelv11"/>
    <w:basedOn w:val="Text6pt"/>
    <w:next w:val="Text6pt"/>
    <w:pPr>
      <w:keepNext/>
      <w:keepLines/>
      <w:spacing w:before="240"/>
    </w:pPr>
    <w:rPr>
      <w:u w:val="single"/>
    </w:rPr>
  </w:style>
  <w:style w:type="paragraph" w:customStyle="1" w:styleId="ChapterTitle">
    <w:name w:val="ChapterTitle"/>
    <w:basedOn w:val="a1"/>
    <w:pPr>
      <w:widowControl w:val="0"/>
      <w:wordWrap w:val="0"/>
      <w:autoSpaceDE w:val="0"/>
      <w:autoSpaceDN w:val="0"/>
      <w:spacing w:before="3600" w:after="160" w:line="259" w:lineRule="auto"/>
      <w:jc w:val="center"/>
    </w:pPr>
    <w:rPr>
      <w:rFonts w:ascii="Helvetica" w:eastAsia="바탕" w:hAnsi="Helvetica" w:cstheme="minorBidi"/>
      <w:b/>
      <w:kern w:val="0"/>
      <w:sz w:val="40"/>
      <w:szCs w:val="22"/>
      <w:lang w:val="en-GB"/>
    </w:rPr>
  </w:style>
  <w:style w:type="paragraph" w:customStyle="1" w:styleId="Standard520">
    <w:name w:val="Standard (5/20)"/>
    <w:basedOn w:val="a1"/>
    <w:pPr>
      <w:widowControl w:val="0"/>
      <w:tabs>
        <w:tab w:val="left" w:pos="2269"/>
      </w:tabs>
      <w:wordWrap w:val="0"/>
      <w:autoSpaceDE w:val="0"/>
      <w:autoSpaceDN w:val="0"/>
      <w:spacing w:after="160" w:line="259" w:lineRule="auto"/>
      <w:ind w:left="1418" w:hanging="1134"/>
      <w:jc w:val="both"/>
    </w:pPr>
    <w:rPr>
      <w:rFonts w:asciiTheme="minorHAnsi" w:eastAsia="바탕" w:hAnsiTheme="minorHAnsi" w:cstheme="minorBidi"/>
      <w:kern w:val="0"/>
      <w:sz w:val="20"/>
      <w:szCs w:val="22"/>
    </w:rPr>
  </w:style>
  <w:style w:type="paragraph" w:customStyle="1" w:styleId="Standard510">
    <w:name w:val="Standard (5/10)"/>
    <w:basedOn w:val="a1"/>
    <w:pPr>
      <w:widowControl w:val="0"/>
      <w:wordWrap w:val="0"/>
      <w:autoSpaceDE w:val="0"/>
      <w:autoSpaceDN w:val="0"/>
      <w:spacing w:after="160" w:line="259" w:lineRule="auto"/>
      <w:ind w:left="851" w:hanging="567"/>
      <w:jc w:val="both"/>
    </w:pPr>
    <w:rPr>
      <w:rFonts w:ascii="Helvetica" w:eastAsia="바탕" w:hAnsi="Helvetica" w:cstheme="minorBidi"/>
      <w:kern w:val="0"/>
      <w:sz w:val="20"/>
      <w:szCs w:val="22"/>
      <w:lang w:val="de-DE"/>
    </w:rPr>
  </w:style>
  <w:style w:type="paragraph" w:customStyle="1" w:styleId="Figure">
    <w:name w:val="Figure"/>
    <w:next w:val="TableTitle"/>
    <w:pPr>
      <w:spacing w:before="240" w:after="240"/>
      <w:jc w:val="center"/>
    </w:pPr>
    <w:rPr>
      <w:rFonts w:ascii="Helvetica" w:hAnsi="Helvetica"/>
      <w:lang w:val="en-GB" w:eastAsia="en-US"/>
    </w:rPr>
  </w:style>
  <w:style w:type="paragraph" w:customStyle="1" w:styleId="Einzug25">
    <w:name w:val="Einzug 25"/>
    <w:basedOn w:val="a1"/>
    <w:pPr>
      <w:widowControl w:val="0"/>
      <w:wordWrap w:val="0"/>
      <w:autoSpaceDE w:val="0"/>
      <w:autoSpaceDN w:val="0"/>
      <w:spacing w:after="160" w:line="259" w:lineRule="auto"/>
      <w:ind w:left="1418" w:hanging="1134"/>
      <w:jc w:val="both"/>
    </w:pPr>
    <w:rPr>
      <w:rFonts w:ascii="Helvetica" w:eastAsia="바탕" w:hAnsi="Helvetica" w:cstheme="minorBidi"/>
      <w:kern w:val="0"/>
      <w:sz w:val="20"/>
      <w:szCs w:val="22"/>
      <w:lang w:val="de-DE" w:eastAsia="en-US"/>
    </w:rPr>
  </w:style>
  <w:style w:type="paragraph" w:customStyle="1" w:styleId="Einzug10">
    <w:name w:val="Einzug 10"/>
    <w:basedOn w:val="a1"/>
    <w:pPr>
      <w:widowControl w:val="0"/>
      <w:wordWrap w:val="0"/>
      <w:autoSpaceDE w:val="0"/>
      <w:autoSpaceDN w:val="0"/>
      <w:spacing w:after="160" w:line="259" w:lineRule="auto"/>
      <w:ind w:left="567" w:hanging="283"/>
      <w:jc w:val="both"/>
    </w:pPr>
    <w:rPr>
      <w:rFonts w:ascii="Helvetica" w:eastAsia="바탕" w:hAnsi="Helvetica" w:cstheme="minorBidi"/>
      <w:kern w:val="0"/>
      <w:sz w:val="20"/>
      <w:szCs w:val="22"/>
      <w:lang w:val="de-DE" w:eastAsia="en-US"/>
    </w:rPr>
  </w:style>
  <w:style w:type="paragraph" w:customStyle="1" w:styleId="font5">
    <w:name w:val="font5"/>
    <w:basedOn w:val="a1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돋움" w:eastAsia="돋움" w:hAnsi="돋움" w:cstheme="minorBidi" w:hint="eastAsia"/>
      <w:kern w:val="0"/>
      <w:sz w:val="16"/>
      <w:szCs w:val="16"/>
    </w:rPr>
  </w:style>
  <w:style w:type="paragraph" w:customStyle="1" w:styleId="font6">
    <w:name w:val="font6"/>
    <w:basedOn w:val="a1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24">
    <w:name w:val="xl24"/>
    <w:basedOn w:val="a1"/>
    <w:pPr>
      <w:widowControl w:val="0"/>
      <w:pBdr>
        <w:top w:val="double" w:sz="6" w:space="0" w:color="auto"/>
        <w:left w:val="single" w:sz="4" w:space="0" w:color="auto"/>
        <w:bottom w:val="double" w:sz="6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25">
    <w:name w:val="xl25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26">
    <w:name w:val="xl26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27">
    <w:name w:val="xl27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28">
    <w:name w:val="xl28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29">
    <w:name w:val="xl29"/>
    <w:basedOn w:val="a1"/>
    <w:pPr>
      <w:widowControl w:val="0"/>
      <w:pBdr>
        <w:top w:val="double" w:sz="6" w:space="0" w:color="auto"/>
        <w:left w:val="single" w:sz="8" w:space="0" w:color="auto"/>
        <w:bottom w:val="double" w:sz="6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30">
    <w:name w:val="xl30"/>
    <w:basedOn w:val="a1"/>
    <w:pPr>
      <w:widowControl w:val="0"/>
      <w:pBdr>
        <w:top w:val="single" w:sz="4" w:space="0" w:color="auto"/>
        <w:bottom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color w:val="FF0000"/>
      <w:kern w:val="0"/>
      <w:sz w:val="20"/>
      <w:szCs w:val="22"/>
    </w:rPr>
  </w:style>
  <w:style w:type="paragraph" w:customStyle="1" w:styleId="xl31">
    <w:name w:val="xl31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color w:val="FF0000"/>
      <w:kern w:val="0"/>
      <w:sz w:val="20"/>
      <w:szCs w:val="22"/>
    </w:rPr>
  </w:style>
  <w:style w:type="paragraph" w:customStyle="1" w:styleId="xl32">
    <w:name w:val="xl32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color w:val="FF0000"/>
      <w:kern w:val="0"/>
      <w:sz w:val="20"/>
      <w:szCs w:val="22"/>
    </w:rPr>
  </w:style>
  <w:style w:type="paragraph" w:customStyle="1" w:styleId="xl33">
    <w:name w:val="xl33"/>
    <w:basedOn w:val="a1"/>
    <w:pPr>
      <w:widowControl w:val="0"/>
      <w:pBdr>
        <w:top w:val="double" w:sz="6" w:space="0" w:color="auto"/>
        <w:bottom w:val="double" w:sz="6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color w:val="FF0000"/>
      <w:kern w:val="0"/>
      <w:sz w:val="20"/>
      <w:szCs w:val="22"/>
    </w:rPr>
  </w:style>
  <w:style w:type="paragraph" w:customStyle="1" w:styleId="xl34">
    <w:name w:val="xl34"/>
    <w:basedOn w:val="a1"/>
    <w:pPr>
      <w:widowControl w:val="0"/>
      <w:pBdr>
        <w:top w:val="double" w:sz="6" w:space="0" w:color="auto"/>
        <w:left w:val="double" w:sz="6" w:space="0" w:color="auto"/>
        <w:bottom w:val="double" w:sz="6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35">
    <w:name w:val="xl35"/>
    <w:basedOn w:val="a1"/>
    <w:pPr>
      <w:widowControl w:val="0"/>
      <w:pBdr>
        <w:top w:val="double" w:sz="6" w:space="0" w:color="auto"/>
        <w:left w:val="single" w:sz="4" w:space="0" w:color="auto"/>
        <w:bottom w:val="double" w:sz="6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36">
    <w:name w:val="xl36"/>
    <w:basedOn w:val="a1"/>
    <w:pPr>
      <w:widowControl w:val="0"/>
      <w:pBdr>
        <w:top w:val="single" w:sz="4" w:space="0" w:color="auto"/>
        <w:left w:val="double" w:sz="6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37">
    <w:name w:val="xl37"/>
    <w:basedOn w:val="a1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color w:val="FF0000"/>
      <w:kern w:val="0"/>
      <w:sz w:val="20"/>
      <w:szCs w:val="22"/>
    </w:rPr>
  </w:style>
  <w:style w:type="paragraph" w:customStyle="1" w:styleId="xl38">
    <w:name w:val="xl38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  <w:textAlignment w:val="center"/>
    </w:pPr>
    <w:rPr>
      <w:rFonts w:ascii="Verdana" w:eastAsia="바탕" w:hAnsi="Verdana" w:cstheme="minorBidi"/>
      <w:color w:val="FF0000"/>
      <w:kern w:val="0"/>
      <w:sz w:val="20"/>
      <w:szCs w:val="22"/>
    </w:rPr>
  </w:style>
  <w:style w:type="paragraph" w:customStyle="1" w:styleId="xl39">
    <w:name w:val="xl39"/>
    <w:basedOn w:val="a1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40">
    <w:name w:val="xl40"/>
    <w:basedOn w:val="a1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center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paragraph" w:customStyle="1" w:styleId="xl41">
    <w:name w:val="xl41"/>
    <w:basedOn w:val="a1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  <w:textAlignment w:val="center"/>
    </w:pPr>
    <w:rPr>
      <w:rFonts w:ascii="Verdana" w:eastAsia="바탕" w:hAnsi="Verdana" w:cstheme="minorBidi"/>
      <w:kern w:val="0"/>
      <w:sz w:val="20"/>
      <w:szCs w:val="22"/>
    </w:rPr>
  </w:style>
  <w:style w:type="character" w:styleId="affa">
    <w:name w:val="annotation reference"/>
    <w:uiPriority w:val="99"/>
    <w:rsid w:val="00AF1126"/>
    <w:rPr>
      <w:sz w:val="18"/>
      <w:szCs w:val="18"/>
    </w:rPr>
  </w:style>
  <w:style w:type="table" w:styleId="affb">
    <w:name w:val="Table Grid"/>
    <w:aliases w:val="표-기본"/>
    <w:basedOn w:val="a3"/>
    <w:rsid w:val="00067D67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imSungGu">
    <w:name w:val="Kim Sung Gu"/>
    <w:semiHidden/>
    <w:rsid w:val="00750CBA"/>
    <w:rPr>
      <w:rFonts w:ascii="굴림" w:eastAsia="굴림" w:hAnsi="Arial" w:cs="Arial"/>
      <w:color w:val="000080"/>
      <w:sz w:val="20"/>
      <w:szCs w:val="20"/>
    </w:rPr>
  </w:style>
  <w:style w:type="paragraph" w:customStyle="1" w:styleId="heading">
    <w:name w:val="heading"/>
    <w:rsid w:val="00BA68D3"/>
    <w:pPr>
      <w:widowControl w:val="0"/>
      <w:tabs>
        <w:tab w:val="left" w:pos="0"/>
        <w:tab w:val="left" w:pos="1440"/>
        <w:tab w:val="left" w:pos="2880"/>
        <w:tab w:val="left" w:pos="4320"/>
      </w:tabs>
      <w:spacing w:after="1440" w:line="371" w:lineRule="atLeast"/>
      <w:jc w:val="center"/>
    </w:pPr>
    <w:rPr>
      <w:rFonts w:ascii="Times" w:eastAsia="바탕체" w:hAnsi="Times"/>
      <w:b/>
      <w:sz w:val="32"/>
      <w:lang w:eastAsia="en-US"/>
    </w:rPr>
  </w:style>
  <w:style w:type="character" w:styleId="affc">
    <w:name w:val="Strong"/>
    <w:qFormat/>
    <w:rsid w:val="004B1ABB"/>
    <w:rPr>
      <w:b/>
      <w:bCs/>
    </w:rPr>
  </w:style>
  <w:style w:type="paragraph" w:customStyle="1" w:styleId="10">
    <w:name w:val="제목 수준1"/>
    <w:basedOn w:val="1"/>
    <w:rsid w:val="00854827"/>
    <w:pPr>
      <w:keepNext/>
      <w:widowControl w:val="0"/>
      <w:numPr>
        <w:numId w:val="11"/>
      </w:numPr>
      <w:wordWrap w:val="0"/>
      <w:snapToGrid w:val="0"/>
      <w:spacing w:before="0"/>
      <w:jc w:val="both"/>
    </w:pPr>
    <w:rPr>
      <w:rFonts w:eastAsia="굴림"/>
      <w:noProof w:val="0"/>
      <w:kern w:val="2"/>
      <w:sz w:val="24"/>
      <w:szCs w:val="24"/>
    </w:rPr>
  </w:style>
  <w:style w:type="paragraph" w:customStyle="1" w:styleId="22">
    <w:name w:val="제목 수준2"/>
    <w:basedOn w:val="a1"/>
    <w:rsid w:val="00854827"/>
    <w:pPr>
      <w:widowControl w:val="0"/>
      <w:numPr>
        <w:ilvl w:val="1"/>
        <w:numId w:val="11"/>
      </w:numPr>
      <w:wordWrap w:val="0"/>
      <w:autoSpaceDE w:val="0"/>
      <w:autoSpaceDN w:val="0"/>
      <w:spacing w:after="160" w:line="259" w:lineRule="auto"/>
      <w:jc w:val="both"/>
      <w:outlineLvl w:val="1"/>
    </w:pPr>
    <w:rPr>
      <w:rFonts w:asciiTheme="minorHAnsi" w:eastAsia="굴림" w:hAnsiTheme="minorHAnsi" w:cstheme="minorBidi"/>
      <w:b/>
      <w:sz w:val="20"/>
      <w:szCs w:val="22"/>
    </w:rPr>
  </w:style>
  <w:style w:type="paragraph" w:customStyle="1" w:styleId="39">
    <w:name w:val="제목 수준3"/>
    <w:basedOn w:val="a1"/>
    <w:autoRedefine/>
    <w:rsid w:val="00854827"/>
    <w:pPr>
      <w:widowControl w:val="0"/>
      <w:wordWrap w:val="0"/>
      <w:autoSpaceDE w:val="0"/>
      <w:autoSpaceDN w:val="0"/>
      <w:spacing w:after="160" w:line="259" w:lineRule="auto"/>
      <w:ind w:left="2552" w:hanging="1418"/>
      <w:jc w:val="both"/>
      <w:outlineLvl w:val="2"/>
    </w:pPr>
    <w:rPr>
      <w:rFonts w:asciiTheme="minorHAnsi" w:eastAsia="굴림" w:hAnsiTheme="minorHAnsi" w:cstheme="minorBidi"/>
      <w:b/>
      <w:sz w:val="20"/>
      <w:szCs w:val="22"/>
    </w:rPr>
  </w:style>
  <w:style w:type="paragraph" w:customStyle="1" w:styleId="46">
    <w:name w:val="제목 수준4"/>
    <w:basedOn w:val="39"/>
    <w:rsid w:val="00854827"/>
    <w:pPr>
      <w:numPr>
        <w:ilvl w:val="3"/>
      </w:numPr>
      <w:ind w:left="2552" w:hanging="1418"/>
      <w:outlineLvl w:val="3"/>
    </w:pPr>
  </w:style>
  <w:style w:type="paragraph" w:customStyle="1" w:styleId="56">
    <w:name w:val="제목 수준5"/>
    <w:basedOn w:val="39"/>
    <w:rsid w:val="00854827"/>
    <w:pPr>
      <w:numPr>
        <w:ilvl w:val="4"/>
      </w:numPr>
      <w:ind w:left="2552" w:hanging="1418"/>
      <w:outlineLvl w:val="4"/>
    </w:pPr>
  </w:style>
  <w:style w:type="paragraph" w:customStyle="1" w:styleId="messtab0">
    <w:name w:val="messtab"/>
    <w:basedOn w:val="a1"/>
    <w:rsid w:val="0090471B"/>
    <w:pPr>
      <w:widowControl w:val="0"/>
      <w:wordWrap w:val="0"/>
      <w:autoSpaceDE w:val="0"/>
      <w:autoSpaceDN w:val="0"/>
      <w:spacing w:before="20" w:after="20" w:line="259" w:lineRule="auto"/>
      <w:ind w:left="57"/>
      <w:jc w:val="both"/>
    </w:pPr>
    <w:rPr>
      <w:rFonts w:ascii="Helvetica" w:eastAsia="굴림" w:hAnsi="Helvetica" w:cs="Helvetica"/>
      <w:kern w:val="0"/>
      <w:sz w:val="20"/>
      <w:szCs w:val="22"/>
    </w:rPr>
  </w:style>
  <w:style w:type="paragraph" w:styleId="affd">
    <w:name w:val="annotation subject"/>
    <w:basedOn w:val="af1"/>
    <w:next w:val="af1"/>
    <w:link w:val="Charf5"/>
    <w:uiPriority w:val="99"/>
    <w:semiHidden/>
    <w:rsid w:val="006A4F36"/>
    <w:pPr>
      <w:ind w:left="0"/>
    </w:pPr>
    <w:rPr>
      <w:rFonts w:ascii="Arial" w:eastAsia="바탕체" w:hAnsi="Arial" w:cs="Times New Roman"/>
      <w:b/>
      <w:bCs/>
      <w:kern w:val="2"/>
      <w:sz w:val="22"/>
      <w:lang w:val="en-US"/>
    </w:rPr>
  </w:style>
  <w:style w:type="paragraph" w:customStyle="1" w:styleId="Standard530">
    <w:name w:val="Standard (5/30)"/>
    <w:basedOn w:val="a1"/>
    <w:rsid w:val="001B7A57"/>
    <w:pPr>
      <w:widowControl w:val="0"/>
      <w:wordWrap w:val="0"/>
      <w:autoSpaceDE w:val="0"/>
      <w:autoSpaceDN w:val="0"/>
      <w:spacing w:after="160" w:line="259" w:lineRule="auto"/>
      <w:ind w:left="1985" w:hanging="1701"/>
      <w:jc w:val="both"/>
    </w:pPr>
    <w:rPr>
      <w:rFonts w:ascii="Helvetica" w:eastAsia="바탕" w:hAnsi="Helvetica" w:cstheme="minorBidi"/>
      <w:kern w:val="0"/>
      <w:sz w:val="20"/>
      <w:szCs w:val="22"/>
      <w:lang w:val="de-DE"/>
    </w:rPr>
  </w:style>
  <w:style w:type="paragraph" w:customStyle="1" w:styleId="2a">
    <w:name w:val="본문2"/>
    <w:basedOn w:val="a1"/>
    <w:rsid w:val="00604795"/>
    <w:pPr>
      <w:widowControl w:val="0"/>
      <w:wordWrap w:val="0"/>
      <w:autoSpaceDE w:val="0"/>
      <w:autoSpaceDN w:val="0"/>
      <w:spacing w:after="160" w:line="259" w:lineRule="auto"/>
      <w:ind w:left="851" w:right="567" w:firstLine="284"/>
      <w:jc w:val="both"/>
    </w:pPr>
    <w:rPr>
      <w:rFonts w:asciiTheme="minorHAnsi" w:eastAsia="굴림" w:hAnsiTheme="minorHAnsi" w:cstheme="minorBidi"/>
      <w:sz w:val="20"/>
      <w:szCs w:val="22"/>
    </w:rPr>
  </w:style>
  <w:style w:type="paragraph" w:customStyle="1" w:styleId="messtab00">
    <w:name w:val="messtab0"/>
    <w:basedOn w:val="a1"/>
    <w:rsid w:val="003D6D49"/>
    <w:pPr>
      <w:widowControl w:val="0"/>
      <w:wordWrap w:val="0"/>
      <w:autoSpaceDE w:val="0"/>
      <w:autoSpaceDN w:val="0"/>
      <w:spacing w:before="20" w:after="20" w:line="259" w:lineRule="auto"/>
      <w:ind w:left="57"/>
      <w:jc w:val="both"/>
    </w:pPr>
    <w:rPr>
      <w:rFonts w:ascii="Helvetica" w:eastAsia="굴림" w:hAnsi="Helvetica" w:cs="Helvetica"/>
      <w:kern w:val="0"/>
      <w:sz w:val="20"/>
      <w:szCs w:val="22"/>
    </w:rPr>
  </w:style>
  <w:style w:type="paragraph" w:customStyle="1" w:styleId="Tablefootnote">
    <w:name w:val="Table footnote"/>
    <w:basedOn w:val="a1"/>
    <w:rsid w:val="00C02BE9"/>
    <w:pPr>
      <w:widowControl w:val="0"/>
      <w:tabs>
        <w:tab w:val="left" w:pos="340"/>
      </w:tabs>
      <w:wordWrap w:val="0"/>
      <w:autoSpaceDE w:val="0"/>
      <w:autoSpaceDN w:val="0"/>
      <w:spacing w:before="60" w:after="60" w:line="190" w:lineRule="atLeast"/>
      <w:jc w:val="both"/>
    </w:pPr>
    <w:rPr>
      <w:rFonts w:asciiTheme="minorHAnsi" w:eastAsia="MS Mincho" w:hAnsiTheme="minorHAnsi" w:cstheme="minorBidi"/>
      <w:kern w:val="0"/>
      <w:sz w:val="16"/>
      <w:szCs w:val="22"/>
      <w:lang w:val="en-GB" w:eastAsia="fr-FR"/>
    </w:rPr>
  </w:style>
  <w:style w:type="character" w:customStyle="1" w:styleId="TableFootNoteXref">
    <w:name w:val="TableFootNoteXref"/>
    <w:rsid w:val="00C02BE9"/>
    <w:rPr>
      <w:noProof/>
      <w:position w:val="6"/>
      <w:sz w:val="14"/>
      <w:lang w:val="fr-FR"/>
    </w:rPr>
  </w:style>
  <w:style w:type="paragraph" w:customStyle="1" w:styleId="14">
    <w:name w:val="본문1"/>
    <w:basedOn w:val="a1"/>
    <w:link w:val="1Char1"/>
    <w:rsid w:val="005D6140"/>
    <w:pPr>
      <w:widowControl w:val="0"/>
      <w:wordWrap w:val="0"/>
      <w:autoSpaceDE w:val="0"/>
      <w:autoSpaceDN w:val="0"/>
      <w:spacing w:after="160" w:line="259" w:lineRule="auto"/>
      <w:ind w:left="567" w:right="567" w:firstLine="284"/>
      <w:jc w:val="both"/>
    </w:pPr>
    <w:rPr>
      <w:rFonts w:asciiTheme="minorHAnsi" w:eastAsia="굴림" w:hAnsiTheme="minorHAnsi" w:cstheme="minorBidi"/>
      <w:sz w:val="20"/>
      <w:szCs w:val="22"/>
    </w:rPr>
  </w:style>
  <w:style w:type="character" w:customStyle="1" w:styleId="1Char1">
    <w:name w:val="본문1 Char"/>
    <w:link w:val="14"/>
    <w:rsid w:val="005D6140"/>
    <w:rPr>
      <w:rFonts w:ascii="Arial" w:eastAsia="굴림" w:hAnsi="Arial"/>
      <w:kern w:val="2"/>
    </w:rPr>
  </w:style>
  <w:style w:type="character" w:customStyle="1" w:styleId="2Char">
    <w:name w:val="제목 2 Char"/>
    <w:aliases w:val="h2 Char,A:TIT_lv-2 Char,F:TIT_nv-2 Char,Unterkapitel Char,EBA Themen Char,EBA Themen1 Char,Unterkapitel1 Char,제목 2 ES 제목 2 Char,A:TIT_lv-21 Char"/>
    <w:link w:val="21"/>
    <w:uiPriority w:val="9"/>
    <w:rsid w:val="00523D5C"/>
    <w:rPr>
      <w:rFonts w:ascii="Arial" w:eastAsia="Times New Roman" w:hAnsi="Arial"/>
      <w:b/>
      <w:sz w:val="28"/>
      <w:lang w:val="en-GB"/>
    </w:rPr>
  </w:style>
  <w:style w:type="paragraph" w:customStyle="1" w:styleId="57">
    <w:name w:val="스타일5"/>
    <w:basedOn w:val="a1"/>
    <w:link w:val="5Char0"/>
    <w:qFormat/>
    <w:rsid w:val="00D7161E"/>
    <w:pPr>
      <w:overflowPunct w:val="0"/>
      <w:autoSpaceDE w:val="0"/>
      <w:autoSpaceDN w:val="0"/>
      <w:adjustRightInd w:val="0"/>
      <w:snapToGrid w:val="0"/>
      <w:spacing w:after="120" w:line="240" w:lineRule="atLeast"/>
      <w:ind w:left="400" w:rightChars="100" w:right="200"/>
      <w:textAlignment w:val="baseline"/>
    </w:pPr>
    <w:rPr>
      <w:rFonts w:ascii="돋움" w:eastAsia="돋움" w:hAnsi="돋움" w:cs="Arial"/>
      <w:sz w:val="20"/>
      <w:szCs w:val="24"/>
    </w:rPr>
  </w:style>
  <w:style w:type="character" w:customStyle="1" w:styleId="5Char0">
    <w:name w:val="스타일5 Char"/>
    <w:link w:val="57"/>
    <w:rsid w:val="00D7161E"/>
    <w:rPr>
      <w:rFonts w:ascii="돋움" w:eastAsia="돋움" w:hAnsi="돋움" w:cs="Arial"/>
      <w:kern w:val="2"/>
      <w:szCs w:val="24"/>
    </w:rPr>
  </w:style>
  <w:style w:type="character" w:customStyle="1" w:styleId="Char">
    <w:name w:val="캡션 Char"/>
    <w:link w:val="a5"/>
    <w:rsid w:val="007E65AE"/>
    <w:rPr>
      <w:rFonts w:ascii="Arial" w:eastAsia="바탕체" w:hAnsi="Arial"/>
      <w:sz w:val="22"/>
      <w:u w:val="single"/>
      <w:lang w:val="en-GB"/>
    </w:rPr>
  </w:style>
  <w:style w:type="character" w:styleId="affe">
    <w:name w:val="footnote reference"/>
    <w:uiPriority w:val="99"/>
    <w:rsid w:val="008E1CEF"/>
    <w:rPr>
      <w:vertAlign w:val="superscript"/>
    </w:rPr>
  </w:style>
  <w:style w:type="paragraph" w:customStyle="1" w:styleId="Y1">
    <w:name w:val="Y제목1"/>
    <w:basedOn w:val="1"/>
    <w:link w:val="Y1Char"/>
    <w:autoRedefine/>
    <w:rsid w:val="008E1CEF"/>
    <w:pPr>
      <w:keepNext/>
      <w:widowControl w:val="0"/>
      <w:numPr>
        <w:numId w:val="0"/>
      </w:numPr>
      <w:tabs>
        <w:tab w:val="left" w:pos="0"/>
      </w:tabs>
      <w:autoSpaceDE w:val="0"/>
      <w:autoSpaceDN w:val="0"/>
      <w:adjustRightInd w:val="0"/>
      <w:snapToGrid w:val="0"/>
      <w:ind w:left="181" w:rightChars="100" w:right="200" w:hanging="181"/>
      <w:jc w:val="both"/>
    </w:pPr>
    <w:rPr>
      <w:rFonts w:eastAsia="바탕" w:cs="Arial"/>
      <w:bCs/>
      <w:noProof w:val="0"/>
      <w:kern w:val="2"/>
      <w:lang w:val="de-DE"/>
    </w:rPr>
  </w:style>
  <w:style w:type="paragraph" w:customStyle="1" w:styleId="Y2">
    <w:name w:val="Y제목2"/>
    <w:basedOn w:val="21"/>
    <w:link w:val="Y2Char"/>
    <w:autoRedefine/>
    <w:rsid w:val="008E1CEF"/>
    <w:pPr>
      <w:numPr>
        <w:ilvl w:val="0"/>
        <w:numId w:val="0"/>
      </w:numPr>
      <w:tabs>
        <w:tab w:val="left" w:pos="0"/>
      </w:tabs>
      <w:overflowPunct w:val="0"/>
      <w:autoSpaceDE w:val="0"/>
      <w:autoSpaceDN w:val="0"/>
      <w:adjustRightInd w:val="0"/>
      <w:snapToGrid w:val="0"/>
      <w:spacing w:before="120" w:after="120"/>
      <w:ind w:leftChars="50" w:left="100" w:rightChars="100" w:right="200"/>
      <w:jc w:val="both"/>
      <w:textAlignment w:val="baseline"/>
    </w:pPr>
    <w:rPr>
      <w:rFonts w:eastAsia="돋움" w:cs="바탕"/>
      <w:bCs/>
      <w:lang w:val="de-DE"/>
    </w:rPr>
  </w:style>
  <w:style w:type="paragraph" w:customStyle="1" w:styleId="Y3">
    <w:name w:val="Y제목3"/>
    <w:basedOn w:val="31"/>
    <w:autoRedefine/>
    <w:rsid w:val="008E1CEF"/>
    <w:pPr>
      <w:keepNext/>
      <w:numPr>
        <w:ilvl w:val="0"/>
        <w:numId w:val="0"/>
      </w:numPr>
      <w:tabs>
        <w:tab w:val="left" w:pos="0"/>
        <w:tab w:val="num" w:pos="360"/>
      </w:tabs>
      <w:overflowPunct w:val="0"/>
      <w:autoSpaceDE w:val="0"/>
      <w:autoSpaceDN w:val="0"/>
      <w:snapToGrid w:val="0"/>
      <w:spacing w:before="80" w:after="40"/>
      <w:ind w:leftChars="100" w:left="100" w:rightChars="100" w:right="100" w:hanging="2000"/>
      <w:jc w:val="both"/>
      <w:textAlignment w:val="baseline"/>
    </w:pPr>
    <w:rPr>
      <w:rFonts w:eastAsia="굴림" w:cs="바탕"/>
      <w:bCs/>
      <w:sz w:val="24"/>
      <w:lang w:val="de-DE"/>
    </w:rPr>
  </w:style>
  <w:style w:type="paragraph" w:customStyle="1" w:styleId="Y4">
    <w:name w:val="Y제목4"/>
    <w:basedOn w:val="41"/>
    <w:link w:val="Y4Char"/>
    <w:rsid w:val="008E1CEF"/>
    <w:pPr>
      <w:keepNext w:val="0"/>
      <w:numPr>
        <w:ilvl w:val="0"/>
        <w:numId w:val="0"/>
      </w:numPr>
      <w:tabs>
        <w:tab w:val="left" w:pos="0"/>
        <w:tab w:val="num" w:pos="360"/>
      </w:tabs>
      <w:overflowPunct w:val="0"/>
      <w:autoSpaceDE w:val="0"/>
      <w:autoSpaceDN w:val="0"/>
      <w:adjustRightInd w:val="0"/>
      <w:snapToGrid w:val="0"/>
      <w:spacing w:after="120" w:line="120" w:lineRule="atLeast"/>
      <w:ind w:leftChars="150" w:left="150" w:rightChars="100" w:right="100" w:hanging="2000"/>
      <w:jc w:val="both"/>
      <w:textAlignment w:val="baseline"/>
    </w:pPr>
    <w:rPr>
      <w:rFonts w:eastAsia="굴림" w:cs="Arial"/>
      <w:iCs/>
      <w:szCs w:val="22"/>
      <w:lang w:val="en-US"/>
    </w:rPr>
  </w:style>
  <w:style w:type="paragraph" w:customStyle="1" w:styleId="Y">
    <w:name w:val="Y본문"/>
    <w:basedOn w:val="a1"/>
    <w:link w:val="YChar"/>
    <w:autoRedefine/>
    <w:rsid w:val="008E1CEF"/>
    <w:pPr>
      <w:overflowPunct w:val="0"/>
      <w:autoSpaceDE w:val="0"/>
      <w:autoSpaceDN w:val="0"/>
      <w:adjustRightInd w:val="0"/>
      <w:snapToGrid w:val="0"/>
      <w:spacing w:after="120" w:line="168" w:lineRule="auto"/>
      <w:ind w:rightChars="100" w:right="200"/>
      <w:textAlignment w:val="baseline"/>
    </w:pPr>
    <w:rPr>
      <w:rFonts w:ascii="돋움" w:eastAsia="돋움" w:hAnsi="돋움" w:cs="Arial"/>
      <w:kern w:val="0"/>
      <w:sz w:val="20"/>
    </w:rPr>
  </w:style>
  <w:style w:type="paragraph" w:customStyle="1" w:styleId="Y5">
    <w:name w:val="Y제목5"/>
    <w:basedOn w:val="51"/>
    <w:autoRedefine/>
    <w:rsid w:val="008E1CEF"/>
    <w:pPr>
      <w:tabs>
        <w:tab w:val="left" w:pos="0"/>
        <w:tab w:val="num" w:pos="360"/>
      </w:tabs>
      <w:overflowPunct w:val="0"/>
      <w:autoSpaceDE w:val="0"/>
      <w:autoSpaceDN w:val="0"/>
      <w:adjustRightInd w:val="0"/>
      <w:snapToGrid w:val="0"/>
      <w:spacing w:after="120" w:line="120" w:lineRule="atLeast"/>
      <w:ind w:leftChars="200" w:left="200" w:rightChars="100" w:right="100"/>
      <w:jc w:val="both"/>
      <w:textAlignment w:val="baseline"/>
    </w:pPr>
    <w:rPr>
      <w:rFonts w:eastAsia="돋움" w:cs="Arial"/>
      <w:iCs/>
      <w:sz w:val="20"/>
      <w:szCs w:val="24"/>
      <w:lang w:val="en-US"/>
    </w:rPr>
  </w:style>
  <w:style w:type="paragraph" w:customStyle="1" w:styleId="Y6">
    <w:name w:val="Y제목6"/>
    <w:basedOn w:val="6"/>
    <w:autoRedefine/>
    <w:rsid w:val="008E1CEF"/>
    <w:pPr>
      <w:keepNext/>
      <w:widowControl w:val="0"/>
      <w:numPr>
        <w:numId w:val="12"/>
      </w:numPr>
      <w:wordWrap w:val="0"/>
      <w:autoSpaceDE w:val="0"/>
      <w:autoSpaceDN w:val="0"/>
      <w:spacing w:before="0" w:after="0"/>
      <w:ind w:leftChars="250" w:left="250" w:rightChars="100" w:right="100" w:firstLine="0"/>
      <w:jc w:val="both"/>
    </w:pPr>
    <w:rPr>
      <w:rFonts w:ascii="굴림" w:eastAsia="돋움" w:hAnsi="굴림"/>
      <w:b/>
      <w:bCs/>
      <w:i w:val="0"/>
      <w:kern w:val="2"/>
      <w:sz w:val="20"/>
      <w:szCs w:val="24"/>
      <w:lang w:val="en-US"/>
    </w:rPr>
  </w:style>
  <w:style w:type="character" w:customStyle="1" w:styleId="YChar">
    <w:name w:val="Y본문 Char"/>
    <w:link w:val="Y"/>
    <w:rsid w:val="008E1CEF"/>
    <w:rPr>
      <w:rFonts w:ascii="돋움" w:eastAsia="돋움" w:hAnsi="돋움" w:cs="Arial"/>
    </w:rPr>
  </w:style>
  <w:style w:type="paragraph" w:customStyle="1" w:styleId="63">
    <w:name w:val="스타일 6"/>
    <w:basedOn w:val="a1"/>
    <w:rsid w:val="008E1CEF"/>
    <w:pPr>
      <w:widowControl w:val="0"/>
      <w:wordWrap w:val="0"/>
      <w:autoSpaceDE w:val="0"/>
      <w:autoSpaceDN w:val="0"/>
      <w:spacing w:before="240" w:after="240" w:line="259" w:lineRule="auto"/>
      <w:ind w:leftChars="300" w:left="600"/>
      <w:jc w:val="both"/>
    </w:pPr>
    <w:rPr>
      <w:rFonts w:ascii="굴림" w:eastAsia="굴림" w:hAnsi="굴림" w:cstheme="minorBidi"/>
      <w:color w:val="000000"/>
      <w:sz w:val="20"/>
      <w:szCs w:val="22"/>
    </w:rPr>
  </w:style>
  <w:style w:type="paragraph" w:customStyle="1" w:styleId="YCharCharChar">
    <w:name w:val="Y본문 Char Char Char"/>
    <w:basedOn w:val="a1"/>
    <w:link w:val="YCharCharCharChar"/>
    <w:autoRedefine/>
    <w:rsid w:val="008E1CEF"/>
    <w:pPr>
      <w:widowControl w:val="0"/>
      <w:wordWrap w:val="0"/>
      <w:overflowPunct w:val="0"/>
      <w:autoSpaceDE w:val="0"/>
      <w:autoSpaceDN w:val="0"/>
      <w:adjustRightInd w:val="0"/>
      <w:snapToGrid w:val="0"/>
      <w:spacing w:after="120" w:line="240" w:lineRule="atLeast"/>
      <w:ind w:left="400" w:rightChars="100" w:right="200"/>
      <w:jc w:val="both"/>
      <w:textAlignment w:val="baseline"/>
    </w:pPr>
    <w:rPr>
      <w:rFonts w:ascii="돋움" w:eastAsia="돋움" w:hAnsi="돋움" w:cs="Arial"/>
      <w:sz w:val="20"/>
      <w:szCs w:val="24"/>
    </w:rPr>
  </w:style>
  <w:style w:type="character" w:customStyle="1" w:styleId="YCharCharCharChar">
    <w:name w:val="Y본문 Char Char Char Char"/>
    <w:link w:val="YCharCharChar"/>
    <w:rsid w:val="008E1CEF"/>
    <w:rPr>
      <w:rFonts w:ascii="돋움" w:eastAsia="돋움" w:hAnsi="돋움" w:cs="Arial"/>
      <w:kern w:val="2"/>
      <w:szCs w:val="24"/>
    </w:rPr>
  </w:style>
  <w:style w:type="paragraph" w:customStyle="1" w:styleId="2b">
    <w:name w:val="스타일2"/>
    <w:basedOn w:val="Y2"/>
    <w:link w:val="2Char3"/>
    <w:qFormat/>
    <w:rsid w:val="008E1CEF"/>
    <w:rPr>
      <w:rFonts w:ascii="Arial Unicode MS" w:eastAsia="Arial Unicode MS" w:cs="Arial Unicode MS"/>
    </w:rPr>
  </w:style>
  <w:style w:type="character" w:customStyle="1" w:styleId="Y1Char">
    <w:name w:val="Y제목1 Char"/>
    <w:link w:val="Y1"/>
    <w:rsid w:val="008E1CEF"/>
    <w:rPr>
      <w:rFonts w:ascii="Arial" w:hAnsi="Arial" w:cs="Arial"/>
      <w:b/>
      <w:bCs/>
      <w:kern w:val="2"/>
      <w:sz w:val="32"/>
      <w:lang w:val="de-DE"/>
    </w:rPr>
  </w:style>
  <w:style w:type="character" w:customStyle="1" w:styleId="1Char0">
    <w:name w:val="스타일1 Char"/>
    <w:link w:val="13"/>
    <w:rsid w:val="008E1CEF"/>
    <w:rPr>
      <w:rFonts w:ascii="Arial" w:eastAsia="바탕체" w:hAnsi="Arial" w:cs="Arial"/>
      <w:b w:val="0"/>
      <w:bCs w:val="0"/>
      <w:noProof/>
      <w:kern w:val="2"/>
      <w:sz w:val="22"/>
      <w:lang w:val="de-DE"/>
    </w:rPr>
  </w:style>
  <w:style w:type="paragraph" w:customStyle="1" w:styleId="3a">
    <w:name w:val="스타일3"/>
    <w:basedOn w:val="Y3"/>
    <w:link w:val="3Char2"/>
    <w:qFormat/>
    <w:rsid w:val="008E1CEF"/>
    <w:pPr>
      <w:ind w:left="200" w:right="200"/>
    </w:pPr>
  </w:style>
  <w:style w:type="character" w:customStyle="1" w:styleId="Y2Char">
    <w:name w:val="Y제목2 Char"/>
    <w:link w:val="Y2"/>
    <w:rsid w:val="008E1CEF"/>
    <w:rPr>
      <w:rFonts w:ascii="Arial" w:eastAsia="돋움" w:hAnsi="Arial" w:cs="바탕"/>
      <w:b/>
      <w:bCs/>
      <w:sz w:val="28"/>
      <w:lang w:val="de-DE"/>
    </w:rPr>
  </w:style>
  <w:style w:type="character" w:customStyle="1" w:styleId="2Char3">
    <w:name w:val="스타일2 Char"/>
    <w:link w:val="2b"/>
    <w:rsid w:val="008E1CEF"/>
    <w:rPr>
      <w:rFonts w:ascii="Arial Unicode MS" w:eastAsia="Arial Unicode MS" w:hAnsi="Arial" w:cs="Arial Unicode MS"/>
      <w:b/>
      <w:bCs/>
      <w:sz w:val="28"/>
      <w:lang w:val="de-DE"/>
    </w:rPr>
  </w:style>
  <w:style w:type="paragraph" w:customStyle="1" w:styleId="72">
    <w:name w:val="스타일7"/>
    <w:basedOn w:val="Y"/>
    <w:link w:val="7Char0"/>
    <w:qFormat/>
    <w:rsid w:val="008E1CEF"/>
    <w:pPr>
      <w:ind w:firstLineChars="100" w:firstLine="200"/>
    </w:pPr>
  </w:style>
  <w:style w:type="character" w:customStyle="1" w:styleId="3Char2">
    <w:name w:val="스타일3 Char"/>
    <w:link w:val="3a"/>
    <w:rsid w:val="008E1CEF"/>
    <w:rPr>
      <w:rFonts w:ascii="Arial" w:eastAsia="굴림" w:hAnsi="Arial" w:cs="바탕"/>
      <w:b/>
      <w:bCs/>
      <w:sz w:val="24"/>
      <w:lang w:val="de-DE"/>
    </w:rPr>
  </w:style>
  <w:style w:type="character" w:customStyle="1" w:styleId="7Char0">
    <w:name w:val="스타일7 Char"/>
    <w:link w:val="72"/>
    <w:rsid w:val="008E1CEF"/>
  </w:style>
  <w:style w:type="paragraph" w:customStyle="1" w:styleId="47">
    <w:name w:val="스타일4"/>
    <w:basedOn w:val="Y4"/>
    <w:link w:val="4Char0"/>
    <w:qFormat/>
    <w:rsid w:val="008E1CEF"/>
    <w:pPr>
      <w:ind w:left="300" w:right="200"/>
    </w:pPr>
  </w:style>
  <w:style w:type="paragraph" w:customStyle="1" w:styleId="82">
    <w:name w:val="스타일8"/>
    <w:basedOn w:val="Y"/>
    <w:link w:val="8Char0"/>
    <w:qFormat/>
    <w:rsid w:val="008E1CEF"/>
    <w:pPr>
      <w:ind w:firstLine="400"/>
    </w:pPr>
  </w:style>
  <w:style w:type="character" w:customStyle="1" w:styleId="4Char">
    <w:name w:val="제목 4 Char"/>
    <w:aliases w:val="alt 4 Char,h4 Char,A:TIT_lv-4 Char,F:TIT_nv-4 Char"/>
    <w:link w:val="41"/>
    <w:uiPriority w:val="9"/>
    <w:rsid w:val="008E1CEF"/>
    <w:rPr>
      <w:rFonts w:ascii="Arial" w:eastAsia="Times New Roman" w:hAnsi="Arial"/>
      <w:b/>
      <w:sz w:val="22"/>
      <w:lang w:val="en-AU"/>
    </w:rPr>
  </w:style>
  <w:style w:type="character" w:customStyle="1" w:styleId="Y4Char">
    <w:name w:val="Y제목4 Char"/>
    <w:link w:val="Y4"/>
    <w:rsid w:val="008E1CEF"/>
    <w:rPr>
      <w:rFonts w:ascii="Arial" w:eastAsia="굴림" w:hAnsi="Arial" w:cs="Arial"/>
      <w:b/>
      <w:iCs/>
      <w:sz w:val="22"/>
      <w:szCs w:val="22"/>
    </w:rPr>
  </w:style>
  <w:style w:type="character" w:customStyle="1" w:styleId="4Char0">
    <w:name w:val="스타일4 Char"/>
    <w:link w:val="47"/>
    <w:rsid w:val="008E1CEF"/>
  </w:style>
  <w:style w:type="character" w:customStyle="1" w:styleId="8Char0">
    <w:name w:val="스타일8 Char"/>
    <w:link w:val="82"/>
    <w:rsid w:val="008E1CEF"/>
  </w:style>
  <w:style w:type="character" w:customStyle="1" w:styleId="Char3">
    <w:name w:val="본문 Char"/>
    <w:link w:val="ab"/>
    <w:uiPriority w:val="99"/>
    <w:rsid w:val="008E1CEF"/>
    <w:rPr>
      <w:rFonts w:ascii="Arial" w:eastAsia="바탕체" w:hAnsi="Arial"/>
      <w:kern w:val="2"/>
      <w:sz w:val="22"/>
    </w:rPr>
  </w:style>
  <w:style w:type="character" w:customStyle="1" w:styleId="2Char0">
    <w:name w:val="본문 2 Char"/>
    <w:link w:val="24"/>
    <w:rsid w:val="008E1CEF"/>
    <w:rPr>
      <w:rFonts w:ascii="Arial" w:eastAsia="바탕체" w:hAnsi="Arial"/>
      <w:kern w:val="2"/>
      <w:sz w:val="22"/>
    </w:rPr>
  </w:style>
  <w:style w:type="character" w:customStyle="1" w:styleId="3Char0">
    <w:name w:val="본문 3 Char"/>
    <w:link w:val="34"/>
    <w:rsid w:val="008E1CEF"/>
    <w:rPr>
      <w:rFonts w:ascii="Arial" w:eastAsia="바탕체" w:hAnsi="Arial"/>
      <w:sz w:val="22"/>
      <w:lang w:val="en-GB"/>
    </w:rPr>
  </w:style>
  <w:style w:type="character" w:customStyle="1" w:styleId="Char4">
    <w:name w:val="본문 들여쓰기 Char"/>
    <w:link w:val="ac"/>
    <w:rsid w:val="008E1CEF"/>
    <w:rPr>
      <w:rFonts w:ascii="Arial" w:eastAsia="바탕체" w:hAnsi="Arial"/>
      <w:kern w:val="2"/>
      <w:sz w:val="22"/>
    </w:rPr>
  </w:style>
  <w:style w:type="character" w:customStyle="1" w:styleId="2Char1">
    <w:name w:val="본문 들여쓰기 2 Char"/>
    <w:link w:val="25"/>
    <w:rsid w:val="008E1CEF"/>
    <w:rPr>
      <w:rFonts w:ascii="Arial" w:eastAsia="바탕체" w:hAnsi="Arial"/>
      <w:kern w:val="2"/>
      <w:sz w:val="22"/>
    </w:rPr>
  </w:style>
  <w:style w:type="character" w:customStyle="1" w:styleId="3Char1">
    <w:name w:val="본문 들여쓰기 3 Char"/>
    <w:link w:val="35"/>
    <w:rsid w:val="008E1CEF"/>
    <w:rPr>
      <w:rFonts w:ascii="Arial" w:eastAsia="바탕체" w:hAnsi="Arial"/>
      <w:i/>
      <w:kern w:val="2"/>
      <w:sz w:val="22"/>
    </w:rPr>
  </w:style>
  <w:style w:type="character" w:customStyle="1" w:styleId="Charf">
    <w:name w:val="본문 첫 줄 들여쓰기 Char"/>
    <w:link w:val="aff0"/>
    <w:rsid w:val="008E1CEF"/>
  </w:style>
  <w:style w:type="character" w:customStyle="1" w:styleId="2Char2">
    <w:name w:val="본문 첫 줄 들여쓰기 2 Char"/>
    <w:link w:val="28"/>
    <w:rsid w:val="008E1CEF"/>
  </w:style>
  <w:style w:type="character" w:customStyle="1" w:styleId="Charf0">
    <w:name w:val="부제 Char"/>
    <w:link w:val="aff1"/>
    <w:rsid w:val="008E1CEF"/>
    <w:rPr>
      <w:rFonts w:ascii="Arial" w:eastAsia="돋움" w:hAnsi="Arial" w:cs="Arial"/>
      <w:i/>
      <w:iCs/>
      <w:kern w:val="2"/>
      <w:sz w:val="24"/>
      <w:szCs w:val="24"/>
    </w:rPr>
  </w:style>
  <w:style w:type="character" w:customStyle="1" w:styleId="Charf1">
    <w:name w:val="서명 Char"/>
    <w:link w:val="aff2"/>
    <w:rsid w:val="008E1CEF"/>
    <w:rPr>
      <w:rFonts w:ascii="Arial" w:eastAsia="바탕체" w:hAnsi="Arial"/>
      <w:kern w:val="2"/>
      <w:sz w:val="22"/>
    </w:rPr>
  </w:style>
  <w:style w:type="character" w:customStyle="1" w:styleId="Charf2">
    <w:name w:val="인사말 Char"/>
    <w:link w:val="aff3"/>
    <w:rsid w:val="008E1CEF"/>
    <w:rPr>
      <w:rFonts w:ascii="Arial" w:eastAsia="바탕체" w:hAnsi="Arial"/>
      <w:kern w:val="2"/>
      <w:sz w:val="22"/>
    </w:rPr>
  </w:style>
  <w:style w:type="character" w:customStyle="1" w:styleId="Charf3">
    <w:name w:val="전자 메일 서명 Char"/>
    <w:link w:val="aff4"/>
    <w:rsid w:val="008E1CEF"/>
    <w:rPr>
      <w:rFonts w:ascii="Arial" w:eastAsia="바탕체" w:hAnsi="Arial"/>
      <w:kern w:val="2"/>
      <w:sz w:val="22"/>
    </w:rPr>
  </w:style>
  <w:style w:type="character" w:customStyle="1" w:styleId="Charf4">
    <w:name w:val="제목 Char"/>
    <w:link w:val="aff6"/>
    <w:rsid w:val="008E1CEF"/>
    <w:rPr>
      <w:rFonts w:ascii="Arial" w:eastAsia="돋움" w:hAnsi="Arial" w:cs="Arial"/>
      <w:b/>
      <w:bCs/>
      <w:kern w:val="2"/>
      <w:sz w:val="32"/>
      <w:szCs w:val="32"/>
    </w:rPr>
  </w:style>
  <w:style w:type="paragraph" w:customStyle="1" w:styleId="HMC1">
    <w:name w:val="HMC 소분류 1"/>
    <w:basedOn w:val="a1"/>
    <w:next w:val="a1"/>
    <w:autoRedefine/>
    <w:rsid w:val="008E1CEF"/>
    <w:pPr>
      <w:widowControl w:val="0"/>
      <w:wordWrap w:val="0"/>
      <w:autoSpaceDE w:val="0"/>
      <w:autoSpaceDN w:val="0"/>
      <w:snapToGrid w:val="0"/>
      <w:spacing w:after="160" w:line="259" w:lineRule="auto"/>
      <w:ind w:left="567" w:hanging="567"/>
      <w:jc w:val="both"/>
      <w:outlineLvl w:val="1"/>
    </w:pPr>
    <w:rPr>
      <w:rFonts w:ascii="굴림" w:eastAsia="굴림" w:hAnsi="돋움" w:cstheme="minorBidi"/>
      <w:b/>
      <w:bCs/>
      <w:sz w:val="20"/>
      <w:szCs w:val="24"/>
    </w:rPr>
  </w:style>
  <w:style w:type="paragraph" w:customStyle="1" w:styleId="HMC2">
    <w:name w:val="HMC 소분류 2"/>
    <w:basedOn w:val="a1"/>
    <w:autoRedefine/>
    <w:rsid w:val="008E1CEF"/>
    <w:pPr>
      <w:widowControl w:val="0"/>
      <w:tabs>
        <w:tab w:val="num" w:pos="1408"/>
      </w:tabs>
      <w:wordWrap w:val="0"/>
      <w:autoSpaceDE w:val="0"/>
      <w:autoSpaceDN w:val="0"/>
      <w:spacing w:after="160" w:line="259" w:lineRule="auto"/>
      <w:jc w:val="both"/>
      <w:outlineLvl w:val="2"/>
    </w:pPr>
    <w:rPr>
      <w:rFonts w:ascii="굴림" w:eastAsia="굴림" w:hAnsi="돋움" w:cstheme="minorBidi"/>
      <w:b/>
      <w:color w:val="000000"/>
      <w:sz w:val="20"/>
      <w:szCs w:val="24"/>
    </w:rPr>
  </w:style>
  <w:style w:type="paragraph" w:customStyle="1" w:styleId="afff">
    <w:name w:val="목차"/>
    <w:autoRedefine/>
    <w:rsid w:val="008E1CEF"/>
    <w:pPr>
      <w:spacing w:before="480" w:line="480" w:lineRule="auto"/>
      <w:jc w:val="center"/>
    </w:pPr>
    <w:rPr>
      <w:rFonts w:ascii="Arial" w:eastAsia="굴림체" w:hAnsi="Arial"/>
      <w:b/>
      <w:bCs/>
      <w:sz w:val="56"/>
      <w:szCs w:val="56"/>
    </w:rPr>
  </w:style>
  <w:style w:type="paragraph" w:styleId="TOC">
    <w:name w:val="TOC Heading"/>
    <w:basedOn w:val="1"/>
    <w:next w:val="a1"/>
    <w:uiPriority w:val="39"/>
    <w:qFormat/>
    <w:rsid w:val="008E1CEF"/>
    <w:pPr>
      <w:keepNext/>
      <w:keepLines/>
      <w:numPr>
        <w:numId w:val="0"/>
      </w:numPr>
      <w:spacing w:before="480" w:after="0" w:line="276" w:lineRule="auto"/>
      <w:outlineLvl w:val="9"/>
    </w:pPr>
    <w:rPr>
      <w:rFonts w:ascii="맑은 고딕" w:eastAsia="맑은 고딕" w:hAnsi="맑은 고딕"/>
      <w:bCs/>
      <w:noProof w:val="0"/>
      <w:color w:val="365F91"/>
      <w:sz w:val="28"/>
      <w:szCs w:val="28"/>
    </w:rPr>
  </w:style>
  <w:style w:type="paragraph" w:styleId="afff0">
    <w:name w:val="List Paragraph"/>
    <w:basedOn w:val="a1"/>
    <w:uiPriority w:val="34"/>
    <w:qFormat/>
    <w:rsid w:val="008E1CEF"/>
    <w:pPr>
      <w:autoSpaceDE w:val="0"/>
      <w:autoSpaceDN w:val="0"/>
      <w:ind w:leftChars="400" w:left="800"/>
    </w:pPr>
    <w:rPr>
      <w:rFonts w:ascii="바탕" w:eastAsia="바탕" w:hAnsi="Times New Roman"/>
      <w:sz w:val="20"/>
      <w:szCs w:val="24"/>
    </w:rPr>
  </w:style>
  <w:style w:type="paragraph" w:customStyle="1" w:styleId="32">
    <w:name w:val="제목3"/>
    <w:basedOn w:val="31"/>
    <w:autoRedefine/>
    <w:qFormat/>
    <w:rsid w:val="008E1CEF"/>
    <w:pPr>
      <w:keepNext/>
      <w:widowControl w:val="0"/>
      <w:numPr>
        <w:ilvl w:val="0"/>
        <w:numId w:val="13"/>
      </w:numPr>
      <w:snapToGrid w:val="0"/>
      <w:spacing w:before="0" w:after="0" w:line="360" w:lineRule="atLeast"/>
      <w:ind w:left="0" w:hangingChars="200" w:hanging="200"/>
      <w:textAlignment w:val="baseline"/>
    </w:pPr>
    <w:rPr>
      <w:rFonts w:eastAsia="돋움"/>
      <w:b w:val="0"/>
      <w:lang w:val="en-US"/>
    </w:rPr>
  </w:style>
  <w:style w:type="paragraph" w:customStyle="1" w:styleId="ColumnTitle">
    <w:name w:val="Column Title"/>
    <w:basedOn w:val="afb"/>
    <w:autoRedefine/>
    <w:rsid w:val="008E1CEF"/>
    <w:pPr>
      <w:ind w:leftChars="0" w:left="0" w:firstLineChars="0" w:firstLine="0"/>
      <w:jc w:val="center"/>
    </w:pPr>
    <w:rPr>
      <w:rFonts w:eastAsia="굴림체"/>
      <w:b/>
    </w:rPr>
  </w:style>
  <w:style w:type="paragraph" w:customStyle="1" w:styleId="ColumnCell">
    <w:name w:val="Column Cell"/>
    <w:basedOn w:val="afb"/>
    <w:autoRedefine/>
    <w:rsid w:val="008E1CEF"/>
    <w:pPr>
      <w:ind w:leftChars="0" w:left="0" w:firstLineChars="0" w:firstLine="0"/>
    </w:pPr>
    <w:rPr>
      <w:rFonts w:eastAsia="굴림체"/>
    </w:rPr>
  </w:style>
  <w:style w:type="paragraph" w:customStyle="1" w:styleId="FrontMatterTitle">
    <w:name w:val="Front Matter Title"/>
    <w:autoRedefine/>
    <w:rsid w:val="008E1CEF"/>
    <w:pPr>
      <w:jc w:val="center"/>
    </w:pPr>
    <w:rPr>
      <w:rFonts w:ascii="Arial" w:eastAsia="굴림체" w:hAnsi="Arial"/>
      <w:b/>
      <w:bCs/>
      <w:kern w:val="2"/>
      <w:sz w:val="36"/>
      <w:lang w:val="en-GB"/>
    </w:rPr>
  </w:style>
  <w:style w:type="paragraph" w:customStyle="1" w:styleId="15">
    <w:name w:val="[수준 1] 목록"/>
    <w:basedOn w:val="a1"/>
    <w:rsid w:val="008E1CEF"/>
    <w:pPr>
      <w:widowControl w:val="0"/>
      <w:tabs>
        <w:tab w:val="num" w:pos="361"/>
      </w:tabs>
      <w:wordWrap w:val="0"/>
      <w:autoSpaceDE w:val="0"/>
      <w:autoSpaceDN w:val="0"/>
      <w:spacing w:after="160" w:line="259" w:lineRule="auto"/>
      <w:ind w:leftChars="200" w:left="200" w:hangingChars="200" w:hanging="357"/>
      <w:jc w:val="both"/>
    </w:pPr>
    <w:rPr>
      <w:rFonts w:ascii="맑은 고딕" w:eastAsia="맑은 고딕" w:hAnsi="맑은 고딕" w:cstheme="minorBidi"/>
      <w:bCs/>
      <w:sz w:val="20"/>
      <w:szCs w:val="22"/>
    </w:rPr>
  </w:style>
  <w:style w:type="paragraph" w:customStyle="1" w:styleId="A01">
    <w:name w:val="A_완결수준01"/>
    <w:basedOn w:val="a1"/>
    <w:link w:val="A01Char"/>
    <w:qFormat/>
    <w:rsid w:val="008E1CEF"/>
    <w:pPr>
      <w:numPr>
        <w:numId w:val="14"/>
      </w:numPr>
    </w:pPr>
    <w:rPr>
      <w:rFonts w:eastAsia="맑은 고딕"/>
      <w:lang w:val="en-AU"/>
    </w:rPr>
  </w:style>
  <w:style w:type="character" w:customStyle="1" w:styleId="A01Char">
    <w:name w:val="A_완결수준01 Char"/>
    <w:link w:val="A01"/>
    <w:rsid w:val="008E1CEF"/>
    <w:rPr>
      <w:rFonts w:ascii="Arial" w:eastAsia="맑은 고딕" w:hAnsi="Arial"/>
      <w:kern w:val="2"/>
      <w:sz w:val="22"/>
      <w:lang w:val="en-AU"/>
    </w:rPr>
  </w:style>
  <w:style w:type="paragraph" w:customStyle="1" w:styleId="Level">
    <w:name w:val="Level_본문"/>
    <w:basedOn w:val="a1"/>
    <w:rsid w:val="008E1CEF"/>
    <w:pPr>
      <w:widowControl w:val="0"/>
      <w:wordWrap w:val="0"/>
      <w:overflowPunct w:val="0"/>
      <w:autoSpaceDE w:val="0"/>
      <w:autoSpaceDN w:val="0"/>
      <w:adjustRightInd w:val="0"/>
      <w:snapToGrid w:val="0"/>
      <w:spacing w:after="160" w:line="259" w:lineRule="auto"/>
      <w:ind w:leftChars="250" w:left="500" w:rightChars="100" w:right="200"/>
      <w:jc w:val="both"/>
      <w:textAlignment w:val="baseline"/>
    </w:pPr>
    <w:rPr>
      <w:rFonts w:ascii="맑은 고딕" w:eastAsia="맑은 고딕" w:hAnsi="맑은 고딕" w:cs="바탕"/>
      <w:noProof/>
      <w:kern w:val="0"/>
      <w:sz w:val="20"/>
      <w:szCs w:val="22"/>
    </w:rPr>
  </w:style>
  <w:style w:type="character" w:customStyle="1" w:styleId="Char5">
    <w:name w:val="메모 텍스트 Char"/>
    <w:link w:val="af1"/>
    <w:uiPriority w:val="99"/>
    <w:locked/>
    <w:rsid w:val="008E1CEF"/>
    <w:rPr>
      <w:rFonts w:ascii="Helvetica" w:hAnsi="Helvetica" w:cs="Helvetica"/>
      <w:lang w:val="de-DE"/>
    </w:rPr>
  </w:style>
  <w:style w:type="table" w:customStyle="1" w:styleId="-1">
    <w:name w:val="표-기본1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">
    <w:name w:val="표-기본2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3">
    <w:name w:val="표-기본3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4">
    <w:name w:val="표-기본4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">
    <w:name w:val="표-기본5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">
    <w:name w:val="표-기본6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7">
    <w:name w:val="표-기본7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8">
    <w:name w:val="표-기본8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9">
    <w:name w:val="표-기본9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0">
    <w:name w:val="표-기본10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표-기본11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표-기본12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3">
    <w:name w:val="표-기본13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4">
    <w:name w:val="표-기본14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5">
    <w:name w:val="표-기본15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6">
    <w:name w:val="표-기본16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7">
    <w:name w:val="표-기본17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8">
    <w:name w:val="표-기본18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9">
    <w:name w:val="표-기본19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0">
    <w:name w:val="표-기본20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1">
    <w:name w:val="표-기본21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2">
    <w:name w:val="표-기본22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23">
    <w:name w:val="표-기본23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1"/>
    <w:basedOn w:val="a1"/>
    <w:autoRedefine/>
    <w:qFormat/>
    <w:rsid w:val="008E1CEF"/>
    <w:pPr>
      <w:keepNext/>
      <w:pageBreakBefore/>
      <w:pBdr>
        <w:bottom w:val="thickThinSmallGap" w:sz="24" w:space="1" w:color="A6A6A6"/>
      </w:pBdr>
      <w:tabs>
        <w:tab w:val="left" w:pos="0"/>
      </w:tabs>
      <w:autoSpaceDE w:val="0"/>
      <w:autoSpaceDN w:val="0"/>
      <w:adjustRightInd w:val="0"/>
      <w:snapToGrid w:val="0"/>
      <w:spacing w:after="240"/>
      <w:ind w:left="851" w:rightChars="50" w:right="100" w:hanging="425"/>
      <w:outlineLvl w:val="0"/>
    </w:pPr>
    <w:rPr>
      <w:rFonts w:ascii="맑은 고딕" w:eastAsia="맑은 고딕" w:hAnsi="맑은 고딕" w:cs="바탕"/>
      <w:b/>
      <w:bCs/>
      <w:sz w:val="48"/>
      <w:szCs w:val="48"/>
    </w:rPr>
  </w:style>
  <w:style w:type="paragraph" w:customStyle="1" w:styleId="Level2">
    <w:name w:val="Level2"/>
    <w:basedOn w:val="afff0"/>
    <w:next w:val="ab"/>
    <w:autoRedefine/>
    <w:qFormat/>
    <w:rsid w:val="008E1CEF"/>
    <w:pPr>
      <w:spacing w:before="288" w:after="288"/>
      <w:ind w:leftChars="100" w:left="767" w:hanging="567"/>
      <w:outlineLvl w:val="1"/>
    </w:pPr>
    <w:rPr>
      <w:rFonts w:ascii="현대하모니 L" w:eastAsia="현대하모니 L" w:hAnsi="현대하모니 L"/>
      <w:b/>
      <w:sz w:val="28"/>
    </w:rPr>
  </w:style>
  <w:style w:type="paragraph" w:customStyle="1" w:styleId="Level4-3">
    <w:name w:val="Level4-3"/>
    <w:basedOn w:val="afff0"/>
    <w:next w:val="a1"/>
    <w:link w:val="Level4-3Char"/>
    <w:autoRedefine/>
    <w:qFormat/>
    <w:rsid w:val="008E1CEF"/>
    <w:pPr>
      <w:spacing w:before="200" w:after="120"/>
      <w:ind w:leftChars="0" w:left="0"/>
    </w:pPr>
    <w:rPr>
      <w:rFonts w:ascii="맑은 고딕" w:eastAsia="맑은 고딕"/>
      <w:sz w:val="22"/>
      <w:szCs w:val="22"/>
    </w:rPr>
  </w:style>
  <w:style w:type="character" w:customStyle="1" w:styleId="Level4-3Char">
    <w:name w:val="Level4-3 Char"/>
    <w:link w:val="Level4-3"/>
    <w:rsid w:val="008E1CEF"/>
    <w:rPr>
      <w:rFonts w:ascii="맑은 고딕" w:eastAsia="맑은 고딕"/>
      <w:kern w:val="2"/>
      <w:sz w:val="22"/>
      <w:szCs w:val="22"/>
    </w:rPr>
  </w:style>
  <w:style w:type="paragraph" w:customStyle="1" w:styleId="Level5">
    <w:name w:val="Level5"/>
    <w:basedOn w:val="41"/>
    <w:autoRedefine/>
    <w:qFormat/>
    <w:rsid w:val="008E1CEF"/>
    <w:pPr>
      <w:keepNext w:val="0"/>
      <w:widowControl w:val="0"/>
      <w:numPr>
        <w:ilvl w:val="0"/>
        <w:numId w:val="0"/>
      </w:numPr>
      <w:tabs>
        <w:tab w:val="num" w:pos="669"/>
      </w:tabs>
      <w:wordWrap w:val="0"/>
      <w:autoSpaceDE w:val="0"/>
      <w:autoSpaceDN w:val="0"/>
      <w:spacing w:before="200" w:after="120"/>
      <w:ind w:left="669" w:firstLine="295"/>
      <w:jc w:val="both"/>
    </w:pPr>
    <w:rPr>
      <w:rFonts w:ascii="맑은 고딕" w:eastAsia="맑은 고딕" w:hAnsi="Times New Roman"/>
      <w:b w:val="0"/>
      <w:kern w:val="2"/>
      <w:sz w:val="20"/>
      <w:lang w:val="en-US"/>
    </w:rPr>
  </w:style>
  <w:style w:type="table" w:customStyle="1" w:styleId="-24">
    <w:name w:val="표-기본24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7">
    <w:name w:val="font7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font8">
    <w:name w:val="font8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font9">
    <w:name w:val="font9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Theme="minorHAnsi" w:eastAsia="굴림" w:hAnsiTheme="minorHAnsi" w:cs="Arial"/>
      <w:b/>
      <w:bCs/>
      <w:kern w:val="0"/>
      <w:sz w:val="16"/>
      <w:szCs w:val="16"/>
    </w:rPr>
  </w:style>
  <w:style w:type="paragraph" w:customStyle="1" w:styleId="font10">
    <w:name w:val="font10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돋움" w:eastAsia="돋움" w:hAnsi="돋움" w:cs="굴림"/>
      <w:b/>
      <w:bCs/>
      <w:kern w:val="0"/>
      <w:sz w:val="16"/>
      <w:szCs w:val="16"/>
    </w:rPr>
  </w:style>
  <w:style w:type="paragraph" w:customStyle="1" w:styleId="font11">
    <w:name w:val="font11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font12">
    <w:name w:val="font12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27">
    <w:name w:val="xl827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굴림" w:eastAsia="굴림" w:hAnsi="굴림" w:cs="굴림"/>
      <w:kern w:val="0"/>
      <w:sz w:val="16"/>
      <w:szCs w:val="16"/>
    </w:rPr>
  </w:style>
  <w:style w:type="paragraph" w:customStyle="1" w:styleId="xl828">
    <w:name w:val="xl828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Theme="minorHAnsi" w:eastAsia="굴림" w:hAnsiTheme="minorHAnsi" w:cs="Arial"/>
      <w:b/>
      <w:bCs/>
      <w:kern w:val="0"/>
      <w:sz w:val="16"/>
      <w:szCs w:val="16"/>
    </w:rPr>
  </w:style>
  <w:style w:type="paragraph" w:customStyle="1" w:styleId="xl829">
    <w:name w:val="xl829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0">
    <w:name w:val="xl830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1">
    <w:name w:val="xl831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Theme="minorHAnsi" w:eastAsia="굴림" w:hAnsiTheme="minorHAnsi" w:cs="Arial"/>
      <w:b/>
      <w:bCs/>
      <w:kern w:val="0"/>
      <w:sz w:val="16"/>
      <w:szCs w:val="16"/>
    </w:rPr>
  </w:style>
  <w:style w:type="paragraph" w:customStyle="1" w:styleId="xl832">
    <w:name w:val="xl832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7DEE8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Theme="minorHAnsi" w:eastAsia="굴림" w:hAnsiTheme="minorHAnsi" w:cs="Arial"/>
      <w:b/>
      <w:bCs/>
      <w:kern w:val="0"/>
      <w:sz w:val="16"/>
      <w:szCs w:val="16"/>
    </w:rPr>
  </w:style>
  <w:style w:type="paragraph" w:customStyle="1" w:styleId="xl833">
    <w:name w:val="xl833"/>
    <w:basedOn w:val="a1"/>
    <w:rsid w:val="008E1CEF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4">
    <w:name w:val="xl834"/>
    <w:basedOn w:val="a1"/>
    <w:rsid w:val="008E1CEF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35">
    <w:name w:val="xl835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6">
    <w:name w:val="xl836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7">
    <w:name w:val="xl837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8">
    <w:name w:val="xl838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i/>
      <w:iCs/>
      <w:kern w:val="0"/>
      <w:sz w:val="16"/>
      <w:szCs w:val="16"/>
    </w:rPr>
  </w:style>
  <w:style w:type="paragraph" w:customStyle="1" w:styleId="xl839">
    <w:name w:val="xl839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0">
    <w:name w:val="xl840"/>
    <w:basedOn w:val="a1"/>
    <w:rsid w:val="008E1CEF"/>
    <w:pPr>
      <w:widowControl w:val="0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굴림" w:eastAsia="굴림" w:hAnsi="굴림" w:cs="굴림"/>
      <w:color w:val="FF0000"/>
      <w:kern w:val="0"/>
      <w:sz w:val="16"/>
      <w:szCs w:val="16"/>
    </w:rPr>
  </w:style>
  <w:style w:type="paragraph" w:customStyle="1" w:styleId="xl841">
    <w:name w:val="xl841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color w:val="000000"/>
      <w:kern w:val="0"/>
      <w:sz w:val="16"/>
      <w:szCs w:val="16"/>
    </w:rPr>
  </w:style>
  <w:style w:type="paragraph" w:customStyle="1" w:styleId="xl842">
    <w:name w:val="xl842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3">
    <w:name w:val="xl843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4">
    <w:name w:val="xl844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5">
    <w:name w:val="xl845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0DA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846">
    <w:name w:val="xl846"/>
    <w:basedOn w:val="a1"/>
    <w:rsid w:val="008E1CEF"/>
    <w:pPr>
      <w:widowControl w:val="0"/>
      <w:shd w:val="clear" w:color="000000" w:fill="CCC0DA"/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굴림" w:eastAsia="굴림" w:hAnsi="굴림" w:cs="굴림"/>
      <w:kern w:val="0"/>
      <w:sz w:val="16"/>
      <w:szCs w:val="16"/>
    </w:rPr>
  </w:style>
  <w:style w:type="paragraph" w:customStyle="1" w:styleId="xl847">
    <w:name w:val="xl847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color w:val="FF0000"/>
      <w:kern w:val="0"/>
      <w:sz w:val="16"/>
      <w:szCs w:val="16"/>
    </w:rPr>
  </w:style>
  <w:style w:type="paragraph" w:customStyle="1" w:styleId="xl848">
    <w:name w:val="xl848"/>
    <w:basedOn w:val="a1"/>
    <w:rsid w:val="008E1CEF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spacing w:before="100" w:beforeAutospacing="1" w:after="100" w:afterAutospacing="1" w:line="259" w:lineRule="auto"/>
      <w:jc w:val="both"/>
    </w:pPr>
    <w:rPr>
      <w:rFonts w:ascii="맑은 고딕" w:eastAsia="맑은 고딕" w:hAnsi="맑은 고딕" w:cs="굴림"/>
      <w:color w:val="FF0000"/>
      <w:kern w:val="0"/>
      <w:sz w:val="16"/>
      <w:szCs w:val="16"/>
    </w:rPr>
  </w:style>
  <w:style w:type="table" w:customStyle="1" w:styleId="-25">
    <w:name w:val="표-기본25"/>
    <w:basedOn w:val="a3"/>
    <w:next w:val="affb"/>
    <w:uiPriority w:val="59"/>
    <w:rsid w:val="008E1CEF"/>
    <w:pPr>
      <w:widowControl w:val="0"/>
      <w:wordWrap w:val="0"/>
      <w:jc w:val="both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점 본문"/>
    <w:basedOn w:val="ab"/>
    <w:uiPriority w:val="99"/>
    <w:rsid w:val="008E1CEF"/>
    <w:pPr>
      <w:numPr>
        <w:numId w:val="15"/>
      </w:numPr>
      <w:tabs>
        <w:tab w:val="clear" w:pos="1940"/>
      </w:tabs>
      <w:adjustRightInd w:val="0"/>
      <w:snapToGrid w:val="0"/>
      <w:ind w:left="1020" w:right="0" w:hanging="300"/>
    </w:pPr>
    <w:rPr>
      <w:rFonts w:ascii="Trebuchet MS" w:eastAsia="굴림체" w:hAnsi="Trebuchet MS" w:cs="Courier New"/>
      <w:color w:val="000000"/>
      <w:kern w:val="0"/>
      <w:sz w:val="18"/>
      <w:szCs w:val="18"/>
    </w:rPr>
  </w:style>
  <w:style w:type="paragraph" w:styleId="afff1">
    <w:name w:val="Revision"/>
    <w:hidden/>
    <w:uiPriority w:val="99"/>
    <w:semiHidden/>
    <w:rsid w:val="008E1CEF"/>
    <w:rPr>
      <w:rFonts w:ascii="바탕"/>
      <w:kern w:val="2"/>
      <w:szCs w:val="24"/>
    </w:rPr>
  </w:style>
  <w:style w:type="paragraph" w:customStyle="1" w:styleId="HMC">
    <w:name w:val="HMC 본문"/>
    <w:basedOn w:val="a1"/>
    <w:link w:val="HMCChar"/>
    <w:rsid w:val="008E1CEF"/>
    <w:pPr>
      <w:widowControl w:val="0"/>
      <w:wordWrap w:val="0"/>
      <w:autoSpaceDE w:val="0"/>
      <w:autoSpaceDN w:val="0"/>
      <w:spacing w:after="160" w:line="320" w:lineRule="exact"/>
      <w:ind w:left="397" w:firstLineChars="100" w:firstLine="100"/>
      <w:jc w:val="both"/>
    </w:pPr>
    <w:rPr>
      <w:rFonts w:asciiTheme="minorHAnsi" w:eastAsia="굴림" w:hAnsiTheme="minorHAnsi" w:cstheme="minorBidi"/>
      <w:kern w:val="0"/>
      <w:sz w:val="20"/>
      <w:szCs w:val="22"/>
    </w:rPr>
  </w:style>
  <w:style w:type="character" w:customStyle="1" w:styleId="HMCChar">
    <w:name w:val="HMC 본문 Char"/>
    <w:link w:val="HMC"/>
    <w:rsid w:val="008E1CEF"/>
    <w:rPr>
      <w:rFonts w:ascii="Arial" w:eastAsia="굴림" w:hAnsi="Arial"/>
    </w:rPr>
  </w:style>
  <w:style w:type="character" w:customStyle="1" w:styleId="Char1">
    <w:name w:val="머리글 Char"/>
    <w:link w:val="a9"/>
    <w:uiPriority w:val="99"/>
    <w:rsid w:val="008E1CEF"/>
    <w:rPr>
      <w:rFonts w:ascii="Arial" w:eastAsia="바탕체" w:hAnsi="Arial"/>
      <w:sz w:val="22"/>
      <w:lang w:val="en-GB"/>
    </w:rPr>
  </w:style>
  <w:style w:type="character" w:customStyle="1" w:styleId="Char0">
    <w:name w:val="바닥글 Char"/>
    <w:link w:val="a8"/>
    <w:uiPriority w:val="99"/>
    <w:rsid w:val="008E1CEF"/>
    <w:rPr>
      <w:rFonts w:ascii="Arial" w:eastAsia="바탕체" w:hAnsi="Arial"/>
      <w:sz w:val="22"/>
      <w:lang w:val="en-GB"/>
    </w:rPr>
  </w:style>
  <w:style w:type="character" w:customStyle="1" w:styleId="Char9">
    <w:name w:val="각주/미주 머리글 Char"/>
    <w:link w:val="af6"/>
    <w:rsid w:val="008E1CEF"/>
    <w:rPr>
      <w:rFonts w:ascii="Arial" w:eastAsia="바탕체" w:hAnsi="Arial"/>
      <w:kern w:val="2"/>
      <w:sz w:val="22"/>
    </w:rPr>
  </w:style>
  <w:style w:type="paragraph" w:styleId="afff2">
    <w:name w:val="No Spacing"/>
    <w:uiPriority w:val="1"/>
    <w:qFormat/>
    <w:rsid w:val="008E1CE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afff3">
    <w:name w:val="Intense Quote"/>
    <w:basedOn w:val="a1"/>
    <w:next w:val="a1"/>
    <w:link w:val="Charf6"/>
    <w:uiPriority w:val="30"/>
    <w:qFormat/>
    <w:rsid w:val="008E1CEF"/>
    <w:pPr>
      <w:pBdr>
        <w:bottom w:val="single" w:sz="4" w:space="4" w:color="4F81BD"/>
      </w:pBdr>
      <w:autoSpaceDE w:val="0"/>
      <w:autoSpaceDN w:val="0"/>
      <w:spacing w:before="200" w:after="280"/>
      <w:ind w:left="936" w:right="936"/>
    </w:pPr>
    <w:rPr>
      <w:rFonts w:ascii="바탕" w:eastAsia="바탕" w:hAnsi="Times New Roman"/>
      <w:b/>
      <w:bCs/>
      <w:i/>
      <w:iCs/>
      <w:color w:val="4F81BD"/>
      <w:sz w:val="20"/>
      <w:szCs w:val="24"/>
    </w:rPr>
  </w:style>
  <w:style w:type="character" w:customStyle="1" w:styleId="Charf6">
    <w:name w:val="강한 인용 Char"/>
    <w:link w:val="afff3"/>
    <w:uiPriority w:val="30"/>
    <w:rsid w:val="008E1CEF"/>
    <w:rPr>
      <w:rFonts w:ascii="바탕"/>
      <w:b/>
      <w:bCs/>
      <w:i/>
      <w:iCs/>
      <w:color w:val="4F81BD"/>
      <w:kern w:val="2"/>
      <w:szCs w:val="24"/>
    </w:rPr>
  </w:style>
  <w:style w:type="character" w:customStyle="1" w:styleId="Char2">
    <w:name w:val="글자만 Char"/>
    <w:link w:val="aa"/>
    <w:rsid w:val="008E1CEF"/>
    <w:rPr>
      <w:rFonts w:ascii="Courier New" w:eastAsia="바탕체" w:hAnsi="Courier New"/>
      <w:sz w:val="22"/>
      <w:lang w:val="en-AU"/>
    </w:rPr>
  </w:style>
  <w:style w:type="character" w:customStyle="1" w:styleId="Char7">
    <w:name w:val="날짜 Char"/>
    <w:link w:val="af4"/>
    <w:rsid w:val="008E1CEF"/>
    <w:rPr>
      <w:rFonts w:ascii="Arial" w:eastAsia="바탕체" w:hAnsi="Arial"/>
      <w:kern w:val="2"/>
      <w:sz w:val="22"/>
    </w:rPr>
  </w:style>
  <w:style w:type="character" w:customStyle="1" w:styleId="Chara">
    <w:name w:val="매크로 텍스트 Char"/>
    <w:link w:val="af8"/>
    <w:rsid w:val="008E1CEF"/>
    <w:rPr>
      <w:rFonts w:ascii="Courier New" w:hAnsi="Courier New" w:cs="Courier New"/>
      <w:kern w:val="2"/>
      <w:sz w:val="24"/>
      <w:szCs w:val="24"/>
    </w:rPr>
  </w:style>
  <w:style w:type="character" w:customStyle="1" w:styleId="Charb">
    <w:name w:val="맺음말 Char"/>
    <w:link w:val="af9"/>
    <w:rsid w:val="008E1CEF"/>
    <w:rPr>
      <w:rFonts w:ascii="Arial" w:eastAsia="바탕체" w:hAnsi="Arial"/>
      <w:kern w:val="2"/>
      <w:sz w:val="22"/>
    </w:rPr>
  </w:style>
  <w:style w:type="character" w:customStyle="1" w:styleId="Charc">
    <w:name w:val="메시지 머리글 Char"/>
    <w:link w:val="afa"/>
    <w:rsid w:val="008E1CEF"/>
    <w:rPr>
      <w:rFonts w:ascii="Arial" w:eastAsia="바탕체" w:hAnsi="Arial" w:cs="Arial"/>
      <w:kern w:val="2"/>
      <w:sz w:val="24"/>
      <w:szCs w:val="24"/>
      <w:shd w:val="pct20" w:color="auto" w:fill="auto"/>
    </w:rPr>
  </w:style>
  <w:style w:type="character" w:customStyle="1" w:styleId="HTMLChar0">
    <w:name w:val="미리 서식이 지정된 HTML Char"/>
    <w:link w:val="HTML0"/>
    <w:uiPriority w:val="99"/>
    <w:rsid w:val="008E1CEF"/>
    <w:rPr>
      <w:rFonts w:ascii="Courier New" w:eastAsia="바탕체" w:hAnsi="Courier New" w:cs="Courier New"/>
      <w:kern w:val="2"/>
    </w:rPr>
  </w:style>
  <w:style w:type="character" w:customStyle="1" w:styleId="Chare">
    <w:name w:val="미주 텍스트 Char"/>
    <w:link w:val="afe"/>
    <w:rsid w:val="008E1CEF"/>
    <w:rPr>
      <w:rFonts w:ascii="Arial" w:eastAsia="바탕체" w:hAnsi="Arial"/>
      <w:kern w:val="2"/>
      <w:sz w:val="22"/>
    </w:rPr>
  </w:style>
  <w:style w:type="paragraph" w:styleId="afff4">
    <w:name w:val="Quote"/>
    <w:basedOn w:val="a1"/>
    <w:next w:val="a1"/>
    <w:link w:val="Charf7"/>
    <w:uiPriority w:val="29"/>
    <w:qFormat/>
    <w:rsid w:val="008E1CEF"/>
    <w:pPr>
      <w:autoSpaceDE w:val="0"/>
      <w:autoSpaceDN w:val="0"/>
    </w:pPr>
    <w:rPr>
      <w:rFonts w:ascii="바탕" w:eastAsia="바탕" w:hAnsi="Times New Roman"/>
      <w:i/>
      <w:iCs/>
      <w:color w:val="000000"/>
      <w:sz w:val="20"/>
      <w:szCs w:val="24"/>
    </w:rPr>
  </w:style>
  <w:style w:type="character" w:customStyle="1" w:styleId="Charf7">
    <w:name w:val="인용 Char"/>
    <w:link w:val="afff4"/>
    <w:uiPriority w:val="29"/>
    <w:rsid w:val="008E1CEF"/>
    <w:rPr>
      <w:rFonts w:ascii="바탕"/>
      <w:i/>
      <w:iCs/>
      <w:color w:val="000000"/>
      <w:kern w:val="2"/>
      <w:szCs w:val="24"/>
    </w:rPr>
  </w:style>
  <w:style w:type="character" w:customStyle="1" w:styleId="7Char">
    <w:name w:val="제목 7 Char"/>
    <w:link w:val="7"/>
    <w:uiPriority w:val="9"/>
    <w:rsid w:val="008E1CEF"/>
    <w:rPr>
      <w:rFonts w:ascii="Arial" w:eastAsia="바탕체" w:hAnsi="Arial"/>
      <w:sz w:val="22"/>
      <w:lang w:val="en-AU"/>
    </w:rPr>
  </w:style>
  <w:style w:type="character" w:customStyle="1" w:styleId="8Char">
    <w:name w:val="제목 8 Char"/>
    <w:link w:val="8"/>
    <w:uiPriority w:val="9"/>
    <w:rsid w:val="008E1CEF"/>
    <w:rPr>
      <w:rFonts w:ascii="Arial" w:eastAsia="바탕체" w:hAnsi="Arial"/>
      <w:i/>
      <w:sz w:val="22"/>
      <w:lang w:val="en-AU"/>
    </w:rPr>
  </w:style>
  <w:style w:type="character" w:customStyle="1" w:styleId="9Char">
    <w:name w:val="제목 9 Char"/>
    <w:link w:val="9"/>
    <w:uiPriority w:val="9"/>
    <w:rsid w:val="008E1CEF"/>
    <w:rPr>
      <w:rFonts w:ascii="Arial" w:eastAsia="바탕체" w:hAnsi="Arial"/>
      <w:i/>
      <w:sz w:val="18"/>
      <w:lang w:val="en-AU"/>
    </w:rPr>
  </w:style>
  <w:style w:type="paragraph" w:styleId="afff5">
    <w:name w:val="Bibliography"/>
    <w:basedOn w:val="a1"/>
    <w:next w:val="a1"/>
    <w:uiPriority w:val="37"/>
    <w:semiHidden/>
    <w:unhideWhenUsed/>
    <w:rsid w:val="008E1CEF"/>
    <w:pPr>
      <w:autoSpaceDE w:val="0"/>
      <w:autoSpaceDN w:val="0"/>
    </w:pPr>
    <w:rPr>
      <w:rFonts w:ascii="바탕" w:eastAsia="바탕" w:hAnsi="Times New Roman"/>
      <w:sz w:val="20"/>
      <w:szCs w:val="24"/>
    </w:rPr>
  </w:style>
  <w:style w:type="character" w:customStyle="1" w:styleId="HTMLChar">
    <w:name w:val="HTML 주소 Char"/>
    <w:link w:val="HTML"/>
    <w:rsid w:val="008E1CEF"/>
    <w:rPr>
      <w:rFonts w:ascii="Arial" w:eastAsia="바탕체" w:hAnsi="Arial"/>
      <w:i/>
      <w:iCs/>
      <w:kern w:val="2"/>
      <w:sz w:val="22"/>
    </w:rPr>
  </w:style>
  <w:style w:type="paragraph" w:customStyle="1" w:styleId="ScreenGraphic">
    <w:name w:val="Screen Graphic"/>
    <w:basedOn w:val="a1"/>
    <w:next w:val="a1"/>
    <w:rsid w:val="008E1CEF"/>
    <w:pPr>
      <w:widowControl w:val="0"/>
      <w:tabs>
        <w:tab w:val="left" w:pos="288"/>
      </w:tabs>
      <w:wordWrap w:val="0"/>
      <w:autoSpaceDE w:val="0"/>
      <w:autoSpaceDN w:val="0"/>
      <w:spacing w:after="160" w:line="259" w:lineRule="auto"/>
      <w:jc w:val="center"/>
    </w:pPr>
    <w:rPr>
      <w:rFonts w:ascii="Verdana" w:eastAsia="바탕" w:hAnsi="Verdana" w:cstheme="minorBidi"/>
      <w:kern w:val="0"/>
      <w:sz w:val="20"/>
      <w:szCs w:val="22"/>
      <w:lang w:eastAsia="en-US"/>
    </w:rPr>
  </w:style>
  <w:style w:type="paragraph" w:customStyle="1" w:styleId="afff6">
    <w:name w:val="바탕글"/>
    <w:link w:val="Charf8"/>
    <w:qFormat/>
    <w:rsid w:val="008E1CEF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/>
      <w:color w:val="000000"/>
    </w:rPr>
  </w:style>
  <w:style w:type="character" w:customStyle="1" w:styleId="3Char">
    <w:name w:val="제목 3 Char"/>
    <w:aliases w:val="h3 Char,A:TIT_lv-3 Char,F:TIT_nv-3 Char,제목 3 Char Char Char1,제목 3 Char Char Char Char,Thema_1 Char,EBA U-Themen Char,EBA U-Themen1 Char,Thema_11 Char,ES Char"/>
    <w:link w:val="31"/>
    <w:uiPriority w:val="9"/>
    <w:rsid w:val="00071FDB"/>
    <w:rPr>
      <w:rFonts w:ascii="Arial" w:eastAsia="Times New Roman" w:hAnsi="Arial"/>
      <w:b/>
      <w:sz w:val="22"/>
      <w:lang w:val="en-GB"/>
    </w:rPr>
  </w:style>
  <w:style w:type="character" w:styleId="afff7">
    <w:name w:val="Placeholder Text"/>
    <w:uiPriority w:val="99"/>
    <w:semiHidden/>
    <w:rsid w:val="008E1CEF"/>
    <w:rPr>
      <w:color w:val="808080"/>
    </w:rPr>
  </w:style>
  <w:style w:type="paragraph" w:customStyle="1" w:styleId="Default">
    <w:name w:val="Default"/>
    <w:rsid w:val="008E1CE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fff8">
    <w:name w:val="Subtle Reference"/>
    <w:uiPriority w:val="31"/>
    <w:qFormat/>
    <w:rsid w:val="008E1CEF"/>
    <w:rPr>
      <w:smallCaps/>
      <w:color w:val="C0504D"/>
      <w:u w:val="single"/>
    </w:rPr>
  </w:style>
  <w:style w:type="character" w:customStyle="1" w:styleId="Char8">
    <w:name w:val="각주 텍스트 Char"/>
    <w:link w:val="af5"/>
    <w:uiPriority w:val="99"/>
    <w:rsid w:val="008E1CEF"/>
    <w:rPr>
      <w:rFonts w:eastAsia="Times New Roman"/>
      <w:lang w:val="de-DE"/>
    </w:rPr>
  </w:style>
  <w:style w:type="character" w:customStyle="1" w:styleId="Code">
    <w:name w:val="Code"/>
    <w:rsid w:val="008E1CEF"/>
    <w:rPr>
      <w:rFonts w:ascii="Courier New" w:hAnsi="Courier New"/>
      <w:noProof/>
      <w:sz w:val="22"/>
    </w:rPr>
  </w:style>
  <w:style w:type="character" w:customStyle="1" w:styleId="5Char">
    <w:name w:val="제목 5 Char"/>
    <w:aliases w:val="H5 Char,h5 Char,SW-제목 5 Char"/>
    <w:link w:val="51"/>
    <w:uiPriority w:val="9"/>
    <w:rsid w:val="000534AA"/>
    <w:rPr>
      <w:rFonts w:ascii="굴림" w:eastAsia="굴림" w:hAnsi="굴림"/>
      <w:b/>
      <w:sz w:val="22"/>
      <w:lang w:val="en-AU"/>
    </w:rPr>
  </w:style>
  <w:style w:type="character" w:customStyle="1" w:styleId="6Char">
    <w:name w:val="제목 6 Char"/>
    <w:aliases w:val="h6 Char"/>
    <w:link w:val="6"/>
    <w:uiPriority w:val="9"/>
    <w:rsid w:val="008E1CEF"/>
    <w:rPr>
      <w:rFonts w:ascii="Arial" w:eastAsia="바탕체" w:hAnsi="Arial"/>
      <w:i/>
      <w:sz w:val="22"/>
      <w:lang w:val="en-AU"/>
    </w:rPr>
  </w:style>
  <w:style w:type="character" w:customStyle="1" w:styleId="Chard">
    <w:name w:val="문서 구조 Char"/>
    <w:link w:val="afd"/>
    <w:semiHidden/>
    <w:rsid w:val="008E1CEF"/>
    <w:rPr>
      <w:rFonts w:ascii="Arial" w:eastAsia="돋움" w:hAnsi="Arial"/>
      <w:kern w:val="2"/>
      <w:sz w:val="22"/>
      <w:shd w:val="clear" w:color="auto" w:fill="000080"/>
    </w:rPr>
  </w:style>
  <w:style w:type="character" w:customStyle="1" w:styleId="Char6">
    <w:name w:val="풍선 도움말 텍스트 Char"/>
    <w:link w:val="af3"/>
    <w:uiPriority w:val="99"/>
    <w:semiHidden/>
    <w:rsid w:val="008E1CEF"/>
    <w:rPr>
      <w:rFonts w:ascii="Arial" w:eastAsia="돋움" w:hAnsi="Arial"/>
      <w:kern w:val="2"/>
      <w:sz w:val="18"/>
      <w:szCs w:val="18"/>
    </w:rPr>
  </w:style>
  <w:style w:type="character" w:customStyle="1" w:styleId="Charf5">
    <w:name w:val="메모 주제 Char"/>
    <w:link w:val="affd"/>
    <w:uiPriority w:val="99"/>
    <w:semiHidden/>
    <w:rsid w:val="008E1CEF"/>
    <w:rPr>
      <w:rFonts w:ascii="Arial" w:eastAsia="바탕체" w:hAnsi="Arial"/>
      <w:b/>
      <w:bCs/>
      <w:kern w:val="2"/>
      <w:sz w:val="22"/>
    </w:rPr>
  </w:style>
  <w:style w:type="character" w:customStyle="1" w:styleId="apple-converted-space">
    <w:name w:val="apple-converted-space"/>
    <w:rsid w:val="008E1CEF"/>
  </w:style>
  <w:style w:type="paragraph" w:customStyle="1" w:styleId="ESBody">
    <w:name w:val="ES Body"/>
    <w:basedOn w:val="a1"/>
    <w:link w:val="ESBodyChar"/>
    <w:rsid w:val="003C3FAB"/>
    <w:pPr>
      <w:widowControl w:val="0"/>
      <w:wordWrap w:val="0"/>
      <w:autoSpaceDE w:val="0"/>
      <w:autoSpaceDN w:val="0"/>
      <w:adjustRightInd w:val="0"/>
      <w:spacing w:before="40" w:after="40" w:line="259" w:lineRule="auto"/>
      <w:jc w:val="both"/>
    </w:pPr>
    <w:rPr>
      <w:rFonts w:asciiTheme="minorHAnsi" w:eastAsia="돋움" w:hAnsiTheme="minorHAnsi" w:cstheme="minorBidi"/>
      <w:kern w:val="0"/>
      <w:sz w:val="20"/>
      <w:szCs w:val="22"/>
    </w:rPr>
  </w:style>
  <w:style w:type="paragraph" w:customStyle="1" w:styleId="xl43">
    <w:name w:val="xl43"/>
    <w:basedOn w:val="a1"/>
    <w:rsid w:val="003C3FAB"/>
    <w:pPr>
      <w:widowControl w:val="0"/>
      <w:pBdr>
        <w:top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</w:pPr>
    <w:rPr>
      <w:rFonts w:ascii="바탕" w:eastAsia="바탕" w:hAnsi="바탕" w:cstheme="minorBidi" w:hint="eastAsia"/>
      <w:kern w:val="0"/>
      <w:sz w:val="20"/>
      <w:szCs w:val="22"/>
    </w:rPr>
  </w:style>
  <w:style w:type="paragraph" w:customStyle="1" w:styleId="16">
    <w:name w:val="풍선 도움말 텍스트1"/>
    <w:basedOn w:val="a1"/>
    <w:semiHidden/>
    <w:rsid w:val="003C3FAB"/>
    <w:pPr>
      <w:adjustRightInd w:val="0"/>
      <w:spacing w:before="40" w:after="40"/>
    </w:pPr>
    <w:rPr>
      <w:rFonts w:eastAsia="돋움"/>
      <w:kern w:val="0"/>
      <w:sz w:val="18"/>
      <w:szCs w:val="18"/>
    </w:rPr>
  </w:style>
  <w:style w:type="paragraph" w:customStyle="1" w:styleId="Tabellentext">
    <w:name w:val="Tabellentext"/>
    <w:basedOn w:val="ab"/>
    <w:rsid w:val="003C3FAB"/>
    <w:pPr>
      <w:adjustRightInd w:val="0"/>
      <w:spacing w:before="40" w:after="40"/>
      <w:ind w:right="0"/>
    </w:pPr>
    <w:rPr>
      <w:rFonts w:ascii="굴림" w:eastAsia="굴림" w:hAnsi="굴림"/>
      <w:kern w:val="0"/>
    </w:rPr>
  </w:style>
  <w:style w:type="paragraph" w:customStyle="1" w:styleId="Tabellenberschrift">
    <w:name w:val="Tabellenüberschrift"/>
    <w:basedOn w:val="Tabellentext"/>
    <w:rsid w:val="003C3FAB"/>
    <w:rPr>
      <w:b/>
    </w:rPr>
  </w:style>
  <w:style w:type="character" w:customStyle="1" w:styleId="Fachbegriff">
    <w:name w:val="Fachbegriff"/>
    <w:rsid w:val="003C3FAB"/>
    <w:rPr>
      <w:i/>
    </w:rPr>
  </w:style>
  <w:style w:type="character" w:customStyle="1" w:styleId="Listenanfang">
    <w:name w:val="Listenanfang"/>
    <w:rsid w:val="003C3FAB"/>
    <w:rPr>
      <w:b/>
    </w:rPr>
  </w:style>
  <w:style w:type="paragraph" w:customStyle="1" w:styleId="Aufzahlunga">
    <w:name w:val="Aufzahlung a)"/>
    <w:basedOn w:val="a1"/>
    <w:rsid w:val="003C3FAB"/>
    <w:pPr>
      <w:widowControl w:val="0"/>
      <w:tabs>
        <w:tab w:val="num" w:pos="717"/>
      </w:tabs>
      <w:wordWrap w:val="0"/>
      <w:autoSpaceDE w:val="0"/>
      <w:autoSpaceDN w:val="0"/>
      <w:adjustRightInd w:val="0"/>
      <w:spacing w:before="40" w:after="40" w:line="259" w:lineRule="auto"/>
      <w:ind w:left="717" w:hanging="360"/>
      <w:jc w:val="both"/>
    </w:pPr>
    <w:rPr>
      <w:rFonts w:asciiTheme="minorHAnsi" w:eastAsia="Times New Roman" w:hAnsiTheme="minorHAnsi" w:cstheme="minorBidi"/>
      <w:kern w:val="0"/>
      <w:sz w:val="20"/>
      <w:szCs w:val="22"/>
      <w:lang w:eastAsia="de-DE"/>
    </w:rPr>
  </w:style>
  <w:style w:type="paragraph" w:customStyle="1" w:styleId="berschriftTitelseite">
    <w:name w:val="Überschrift Titelseite"/>
    <w:basedOn w:val="1"/>
    <w:rsid w:val="003C3FAB"/>
    <w:pPr>
      <w:keepNext/>
      <w:keepLines/>
      <w:tabs>
        <w:tab w:val="left" w:pos="284"/>
      </w:tabs>
      <w:adjustRightInd w:val="0"/>
      <w:spacing w:before="720" w:after="160"/>
      <w:jc w:val="center"/>
      <w:outlineLvl w:val="9"/>
    </w:pPr>
    <w:rPr>
      <w:noProof w:val="0"/>
      <w:kern w:val="28"/>
      <w:sz w:val="48"/>
      <w:lang w:val="x-none" w:eastAsia="de-DE"/>
    </w:rPr>
  </w:style>
  <w:style w:type="paragraph" w:customStyle="1" w:styleId="UnterberschriftTitelseite">
    <w:name w:val="Unterüberschrift Titelseite"/>
    <w:basedOn w:val="berschriftTitelseite"/>
    <w:rsid w:val="003C3FAB"/>
    <w:pPr>
      <w:spacing w:before="120"/>
    </w:pPr>
    <w:rPr>
      <w:sz w:val="28"/>
    </w:rPr>
  </w:style>
  <w:style w:type="paragraph" w:customStyle="1" w:styleId="Absatzberschrift">
    <w:name w:val="Absatzüberschrift"/>
    <w:basedOn w:val="41"/>
    <w:next w:val="ab"/>
    <w:rsid w:val="003C3FAB"/>
    <w:pPr>
      <w:keepLines/>
      <w:pageBreakBefore/>
      <w:tabs>
        <w:tab w:val="left" w:pos="284"/>
        <w:tab w:val="left" w:pos="510"/>
        <w:tab w:val="left" w:pos="595"/>
        <w:tab w:val="left" w:pos="765"/>
      </w:tabs>
      <w:adjustRightInd w:val="0"/>
      <w:spacing w:before="200" w:after="0"/>
      <w:jc w:val="both"/>
      <w:outlineLvl w:val="9"/>
    </w:pPr>
    <w:rPr>
      <w:caps/>
      <w:kern w:val="28"/>
      <w:sz w:val="20"/>
      <w:lang w:val="x-none" w:eastAsia="de-DE"/>
    </w:rPr>
  </w:style>
  <w:style w:type="paragraph" w:customStyle="1" w:styleId="Table-ColHead">
    <w:name w:val="Table - Col. Head"/>
    <w:basedOn w:val="a1"/>
    <w:rsid w:val="003C3FAB"/>
    <w:pPr>
      <w:widowControl w:val="0"/>
      <w:wordWrap w:val="0"/>
      <w:autoSpaceDE w:val="0"/>
      <w:autoSpaceDN w:val="0"/>
      <w:adjustRightInd w:val="0"/>
      <w:spacing w:after="160" w:line="259" w:lineRule="auto"/>
      <w:jc w:val="both"/>
    </w:pPr>
    <w:rPr>
      <w:rFonts w:ascii="Times New Roman" w:eastAsia="Times New Roman" w:hAnsi="Times New Roman" w:cstheme="minorBidi"/>
      <w:kern w:val="0"/>
      <w:sz w:val="20"/>
      <w:szCs w:val="22"/>
      <w:lang w:eastAsia="de-DE"/>
    </w:rPr>
  </w:style>
  <w:style w:type="paragraph" w:customStyle="1" w:styleId="xl42">
    <w:name w:val="xl42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44">
    <w:name w:val="xl44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45">
    <w:name w:val="xl45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46">
    <w:name w:val="xl46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47">
    <w:name w:val="xl47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48">
    <w:name w:val="xl48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49">
    <w:name w:val="xl49"/>
    <w:basedOn w:val="a1"/>
    <w:rsid w:val="003C3FAB"/>
    <w:pPr>
      <w:widowControl w:val="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50">
    <w:name w:val="xl50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1">
    <w:name w:val="xl5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2">
    <w:name w:val="xl52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3">
    <w:name w:val="xl53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4">
    <w:name w:val="xl54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5">
    <w:name w:val="xl55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6">
    <w:name w:val="xl56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7">
    <w:name w:val="xl57"/>
    <w:basedOn w:val="a1"/>
    <w:rsid w:val="003C3FAB"/>
    <w:pPr>
      <w:widowControl w:val="0"/>
      <w:pBdr>
        <w:top w:val="single" w:sz="4" w:space="0" w:color="auto"/>
        <w:left w:val="single" w:sz="8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8">
    <w:name w:val="xl58"/>
    <w:basedOn w:val="a1"/>
    <w:rsid w:val="003C3FAB"/>
    <w:pPr>
      <w:widowControl w:val="0"/>
      <w:pBdr>
        <w:top w:val="single" w:sz="4" w:space="0" w:color="auto"/>
        <w:left w:val="single" w:sz="8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59">
    <w:name w:val="xl59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0">
    <w:name w:val="xl60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61">
    <w:name w:val="xl6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62">
    <w:name w:val="xl62"/>
    <w:basedOn w:val="a1"/>
    <w:rsid w:val="003C3FAB"/>
    <w:pPr>
      <w:widowControl w:val="0"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3">
    <w:name w:val="xl63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4">
    <w:name w:val="xl64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5">
    <w:name w:val="xl65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6">
    <w:name w:val="xl66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7">
    <w:name w:val="xl67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8">
    <w:name w:val="xl68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69">
    <w:name w:val="xl69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0">
    <w:name w:val="xl70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1">
    <w:name w:val="xl7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2">
    <w:name w:val="xl72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3">
    <w:name w:val="xl73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4">
    <w:name w:val="xl74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5">
    <w:name w:val="xl75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6">
    <w:name w:val="xl76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7">
    <w:name w:val="xl77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8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8">
    <w:name w:val="xl78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79">
    <w:name w:val="xl79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0">
    <w:name w:val="xl80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1">
    <w:name w:val="xl8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2">
    <w:name w:val="xl82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8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3">
    <w:name w:val="xl83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4">
    <w:name w:val="xl84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5">
    <w:name w:val="xl85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6">
    <w:name w:val="xl86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7">
    <w:name w:val="xl87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8">
    <w:name w:val="xl88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89">
    <w:name w:val="xl89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90">
    <w:name w:val="xl90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91">
    <w:name w:val="xl91"/>
    <w:basedOn w:val="a1"/>
    <w:rsid w:val="003C3FAB"/>
    <w:pPr>
      <w:widowControl w:val="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92">
    <w:name w:val="xl92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93">
    <w:name w:val="xl93"/>
    <w:basedOn w:val="a1"/>
    <w:rsid w:val="003C3FAB"/>
    <w:pPr>
      <w:widowControl w:val="0"/>
      <w:pBdr>
        <w:top w:val="single" w:sz="4" w:space="0" w:color="auto"/>
        <w:bottom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94">
    <w:name w:val="xl94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95">
    <w:name w:val="xl95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8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96">
    <w:name w:val="xl96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97">
    <w:name w:val="xl97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98">
    <w:name w:val="xl98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99">
    <w:name w:val="xl99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0">
    <w:name w:val="xl100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8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1">
    <w:name w:val="xl101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2">
    <w:name w:val="xl102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3">
    <w:name w:val="xl103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4">
    <w:name w:val="xl104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5">
    <w:name w:val="xl105"/>
    <w:basedOn w:val="a1"/>
    <w:rsid w:val="003C3FAB"/>
    <w:pPr>
      <w:widowControl w:val="0"/>
      <w:pBdr>
        <w:top w:val="single" w:sz="4" w:space="0" w:color="auto"/>
        <w:left w:val="single" w:sz="8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6">
    <w:name w:val="xl106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7">
    <w:name w:val="xl107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kern w:val="0"/>
      <w:sz w:val="16"/>
      <w:szCs w:val="16"/>
    </w:rPr>
  </w:style>
  <w:style w:type="paragraph" w:customStyle="1" w:styleId="xl108">
    <w:name w:val="xl108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09">
    <w:name w:val="xl109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0">
    <w:name w:val="xl110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1">
    <w:name w:val="xl11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2">
    <w:name w:val="xl112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3">
    <w:name w:val="xl113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4">
    <w:name w:val="xl114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5">
    <w:name w:val="xl115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6">
    <w:name w:val="xl116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7">
    <w:name w:val="xl117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8">
    <w:name w:val="xl118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8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19">
    <w:name w:val="xl119"/>
    <w:basedOn w:val="a1"/>
    <w:rsid w:val="003C3FAB"/>
    <w:pPr>
      <w:widowControl w:val="0"/>
      <w:pBdr>
        <w:top w:val="single" w:sz="4" w:space="0" w:color="auto"/>
        <w:left w:val="single" w:sz="8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0">
    <w:name w:val="xl120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1">
    <w:name w:val="xl12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2">
    <w:name w:val="xl122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3">
    <w:name w:val="xl123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4">
    <w:name w:val="xl124"/>
    <w:basedOn w:val="a1"/>
    <w:rsid w:val="003C3FAB"/>
    <w:pPr>
      <w:widowControl w:val="0"/>
      <w:pBdr>
        <w:top w:val="single" w:sz="4" w:space="0" w:color="auto"/>
        <w:left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5">
    <w:name w:val="xl125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6">
    <w:name w:val="xl126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7">
    <w:name w:val="xl127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8">
    <w:name w:val="xl128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29">
    <w:name w:val="xl129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0">
    <w:name w:val="xl130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1">
    <w:name w:val="xl13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2">
    <w:name w:val="xl132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3">
    <w:name w:val="xl133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4">
    <w:name w:val="xl134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5">
    <w:name w:val="xl135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6">
    <w:name w:val="xl136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7">
    <w:name w:val="xl137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8">
    <w:name w:val="xl138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39">
    <w:name w:val="xl139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0">
    <w:name w:val="xl140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1">
    <w:name w:val="xl141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2">
    <w:name w:val="xl142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3">
    <w:name w:val="xl143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4">
    <w:name w:val="xl144"/>
    <w:basedOn w:val="a1"/>
    <w:rsid w:val="003C3FAB"/>
    <w:pPr>
      <w:widowControl w:val="0"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5">
    <w:name w:val="xl145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6">
    <w:name w:val="xl146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7">
    <w:name w:val="xl147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  <w:textAlignment w:val="center"/>
    </w:pPr>
    <w:rPr>
      <w:rFonts w:asciiTheme="minorHAnsi" w:eastAsia="바탕" w:hAnsiTheme="minorHAnsi" w:cs="Arial"/>
      <w:color w:val="0000FF"/>
      <w:kern w:val="0"/>
      <w:sz w:val="16"/>
      <w:szCs w:val="16"/>
    </w:rPr>
  </w:style>
  <w:style w:type="paragraph" w:customStyle="1" w:styleId="xl148">
    <w:name w:val="xl148"/>
    <w:basedOn w:val="a1"/>
    <w:rsid w:val="003C3FAB"/>
    <w:pPr>
      <w:widowControl w:val="0"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149">
    <w:name w:val="xl149"/>
    <w:basedOn w:val="a1"/>
    <w:rsid w:val="003C3FAB"/>
    <w:pPr>
      <w:widowControl w:val="0"/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150">
    <w:name w:val="xl150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151">
    <w:name w:val="xl151"/>
    <w:basedOn w:val="a1"/>
    <w:rsid w:val="003C3FAB"/>
    <w:pPr>
      <w:widowControl w:val="0"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152">
    <w:name w:val="xl152"/>
    <w:basedOn w:val="a1"/>
    <w:rsid w:val="003C3FAB"/>
    <w:pPr>
      <w:widowControl w:val="0"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153">
    <w:name w:val="xl153"/>
    <w:basedOn w:val="a1"/>
    <w:rsid w:val="003C3FAB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154">
    <w:name w:val="xl154"/>
    <w:basedOn w:val="a1"/>
    <w:rsid w:val="003C3FAB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wordWrap w:val="0"/>
      <w:autoSpaceDE w:val="0"/>
      <w:autoSpaceDN w:val="0"/>
      <w:adjustRightInd w:val="0"/>
      <w:spacing w:before="100" w:beforeAutospacing="1" w:after="100" w:afterAutospacing="1" w:line="259" w:lineRule="auto"/>
      <w:jc w:val="both"/>
    </w:pPr>
    <w:rPr>
      <w:rFonts w:asciiTheme="minorHAnsi" w:eastAsia="바탕" w:hAnsiTheme="minorHAnsi" w:cs="Arial"/>
      <w:kern w:val="0"/>
      <w:sz w:val="24"/>
      <w:szCs w:val="24"/>
    </w:rPr>
  </w:style>
  <w:style w:type="paragraph" w:customStyle="1" w:styleId="xl155">
    <w:name w:val="xl155"/>
    <w:basedOn w:val="a1"/>
    <w:rsid w:val="003C3FAB"/>
    <w:pPr>
      <w:widowControl w:val="0"/>
      <w:pBdr>
        <w:top w:val="single" w:sz="8" w:space="0" w:color="auto"/>
        <w:left w:val="single" w:sz="4" w:space="0" w:color="auto"/>
        <w:bottom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paragraph" w:customStyle="1" w:styleId="xl156">
    <w:name w:val="xl156"/>
    <w:basedOn w:val="a1"/>
    <w:rsid w:val="003C3FAB"/>
    <w:pPr>
      <w:widowControl w:val="0"/>
      <w:pBdr>
        <w:top w:val="single" w:sz="8" w:space="0" w:color="auto"/>
        <w:bottom w:val="single" w:sz="4" w:space="0" w:color="auto"/>
        <w:right w:val="single" w:sz="4" w:space="0" w:color="auto"/>
      </w:pBdr>
      <w:shd w:val="clear" w:color="auto" w:fill="FFFF99"/>
      <w:wordWrap w:val="0"/>
      <w:autoSpaceDE w:val="0"/>
      <w:autoSpaceDN w:val="0"/>
      <w:adjustRightInd w:val="0"/>
      <w:spacing w:before="100" w:beforeAutospacing="1" w:after="100" w:afterAutospacing="1" w:line="259" w:lineRule="auto"/>
      <w:jc w:val="center"/>
      <w:textAlignment w:val="center"/>
    </w:pPr>
    <w:rPr>
      <w:rFonts w:asciiTheme="minorHAnsi" w:eastAsia="바탕" w:hAnsiTheme="minorHAnsi" w:cs="Arial"/>
      <w:b/>
      <w:bCs/>
      <w:kern w:val="0"/>
      <w:sz w:val="16"/>
      <w:szCs w:val="16"/>
    </w:rPr>
  </w:style>
  <w:style w:type="character" w:customStyle="1" w:styleId="Arial">
    <w:name w:val="스타일 (영어) Arial (한글) 굴림체"/>
    <w:rsid w:val="003C3FAB"/>
    <w:rPr>
      <w:rFonts w:ascii="Arial" w:eastAsia="굴림" w:hAnsi="Arial"/>
    </w:rPr>
  </w:style>
  <w:style w:type="paragraph" w:customStyle="1" w:styleId="paragraph">
    <w:name w:val="paragraph"/>
    <w:basedOn w:val="a1"/>
    <w:link w:val="paragraphChar"/>
    <w:rsid w:val="003C3FAB"/>
    <w:pPr>
      <w:widowControl w:val="0"/>
      <w:wordWrap w:val="0"/>
      <w:autoSpaceDE w:val="0"/>
      <w:autoSpaceDN w:val="0"/>
      <w:adjustRightInd w:val="0"/>
      <w:spacing w:after="120" w:line="259" w:lineRule="auto"/>
      <w:ind w:left="360"/>
      <w:jc w:val="both"/>
    </w:pPr>
    <w:rPr>
      <w:rFonts w:asciiTheme="minorHAnsi" w:eastAsia="바탕" w:hAnsiTheme="minorHAnsi" w:cstheme="minorBidi"/>
      <w:kern w:val="0"/>
      <w:sz w:val="20"/>
      <w:szCs w:val="22"/>
      <w:lang w:eastAsia="en-US"/>
    </w:rPr>
  </w:style>
  <w:style w:type="character" w:customStyle="1" w:styleId="paragraphChar">
    <w:name w:val="paragraph Char"/>
    <w:link w:val="paragraph"/>
    <w:rsid w:val="003C3FAB"/>
    <w:rPr>
      <w:rFonts w:ascii="Arial" w:hAnsi="Arial"/>
      <w:sz w:val="22"/>
      <w:lang w:eastAsia="en-US"/>
    </w:rPr>
  </w:style>
  <w:style w:type="paragraph" w:customStyle="1" w:styleId="Texto">
    <w:name w:val="Texto"/>
    <w:basedOn w:val="a1"/>
    <w:rsid w:val="003C3FAB"/>
    <w:pPr>
      <w:widowControl w:val="0"/>
      <w:wordWrap w:val="0"/>
      <w:autoSpaceDE w:val="0"/>
      <w:autoSpaceDN w:val="0"/>
      <w:adjustRightInd w:val="0"/>
      <w:spacing w:after="160" w:line="259" w:lineRule="auto"/>
      <w:ind w:firstLine="720"/>
      <w:jc w:val="both"/>
    </w:pPr>
    <w:rPr>
      <w:rFonts w:asciiTheme="minorHAnsi" w:eastAsia="바탕" w:hAnsiTheme="minorHAnsi" w:cs="Arial"/>
      <w:kern w:val="0"/>
      <w:sz w:val="20"/>
      <w:szCs w:val="22"/>
      <w:lang w:eastAsia="en-US"/>
    </w:rPr>
  </w:style>
  <w:style w:type="character" w:customStyle="1" w:styleId="CodeChar">
    <w:name w:val="Code Char"/>
    <w:rsid w:val="003C3FAB"/>
    <w:rPr>
      <w:rFonts w:ascii="Courier New" w:hAnsi="Courier New" w:cs="Courier New"/>
      <w:lang w:val="en-US" w:eastAsia="en-US" w:bidi="ar-SA"/>
    </w:rPr>
  </w:style>
  <w:style w:type="paragraph" w:customStyle="1" w:styleId="ListUnnumbered">
    <w:name w:val="List: Unnumbered"/>
    <w:basedOn w:val="a1"/>
    <w:rsid w:val="003C3FAB"/>
    <w:pPr>
      <w:widowControl w:val="0"/>
      <w:tabs>
        <w:tab w:val="left" w:pos="2880"/>
        <w:tab w:val="num" w:pos="3600"/>
      </w:tabs>
      <w:wordWrap w:val="0"/>
      <w:autoSpaceDE w:val="0"/>
      <w:autoSpaceDN w:val="0"/>
      <w:adjustRightInd w:val="0"/>
      <w:spacing w:after="160" w:line="259" w:lineRule="auto"/>
      <w:ind w:left="2952" w:right="720" w:hanging="360"/>
      <w:jc w:val="both"/>
    </w:pPr>
    <w:rPr>
      <w:rFonts w:asciiTheme="minorHAnsi" w:eastAsia="바탕" w:hAnsiTheme="minorHAnsi" w:cstheme="minorBidi"/>
      <w:i/>
      <w:kern w:val="0"/>
      <w:sz w:val="24"/>
      <w:szCs w:val="24"/>
      <w:lang w:eastAsia="en-US"/>
    </w:rPr>
  </w:style>
  <w:style w:type="paragraph" w:customStyle="1" w:styleId="ListBullet">
    <w:name w:val="ListBullet"/>
    <w:basedOn w:val="a1"/>
    <w:rsid w:val="003C3FAB"/>
    <w:pPr>
      <w:keepNext/>
      <w:keepLines/>
      <w:widowControl w:val="0"/>
      <w:tabs>
        <w:tab w:val="left" w:pos="360"/>
      </w:tabs>
      <w:wordWrap w:val="0"/>
      <w:overflowPunct w:val="0"/>
      <w:autoSpaceDE w:val="0"/>
      <w:autoSpaceDN w:val="0"/>
      <w:adjustRightInd w:val="0"/>
      <w:spacing w:after="160" w:line="259" w:lineRule="auto"/>
      <w:ind w:left="360" w:hanging="360"/>
      <w:jc w:val="both"/>
      <w:textAlignment w:val="baseline"/>
    </w:pPr>
    <w:rPr>
      <w:rFonts w:ascii="Times New Roman" w:eastAsia="Times New Roman" w:hAnsi="Times New Roman" w:cstheme="minorBidi"/>
      <w:kern w:val="0"/>
      <w:sz w:val="20"/>
      <w:szCs w:val="22"/>
      <w:lang w:eastAsia="en-US"/>
    </w:rPr>
  </w:style>
  <w:style w:type="paragraph" w:customStyle="1" w:styleId="Requirement">
    <w:name w:val="Requirement"/>
    <w:basedOn w:val="ac"/>
    <w:next w:val="ESBody"/>
    <w:link w:val="RequirementChar"/>
    <w:rsid w:val="003C3FAB"/>
    <w:pPr>
      <w:tabs>
        <w:tab w:val="left" w:pos="1440"/>
      </w:tabs>
      <w:adjustRightInd w:val="0"/>
      <w:spacing w:before="40" w:after="40"/>
      <w:ind w:left="1152" w:firstLine="0"/>
    </w:pPr>
    <w:rPr>
      <w:rFonts w:eastAsia="Arial" w:hAnsi="Times New Roman"/>
      <w:kern w:val="0"/>
      <w:lang w:eastAsia="en-US"/>
    </w:rPr>
  </w:style>
  <w:style w:type="character" w:customStyle="1" w:styleId="RequirementChar">
    <w:name w:val="Requirement Char"/>
    <w:link w:val="Requirement"/>
    <w:rsid w:val="003C3FAB"/>
    <w:rPr>
      <w:rFonts w:ascii="Arial" w:eastAsia="Arial"/>
      <w:sz w:val="22"/>
      <w:szCs w:val="22"/>
      <w:lang w:eastAsia="en-US"/>
    </w:rPr>
  </w:style>
  <w:style w:type="paragraph" w:customStyle="1" w:styleId="ReqHead">
    <w:name w:val="Req Head"/>
    <w:basedOn w:val="Requirement"/>
    <w:next w:val="ReqTrace"/>
    <w:rsid w:val="003C3FAB"/>
    <w:pPr>
      <w:keepNext/>
      <w:numPr>
        <w:numId w:val="17"/>
      </w:numPr>
      <w:tabs>
        <w:tab w:val="clear" w:pos="1440"/>
        <w:tab w:val="left" w:pos="1170"/>
      </w:tabs>
      <w:spacing w:before="240"/>
    </w:pPr>
    <w:rPr>
      <w:b/>
    </w:rPr>
  </w:style>
  <w:style w:type="paragraph" w:customStyle="1" w:styleId="ReqTrace">
    <w:name w:val="Req Trace"/>
    <w:basedOn w:val="Requirement"/>
    <w:next w:val="Requirement"/>
    <w:rsid w:val="003C3FAB"/>
    <w:pPr>
      <w:keepNext/>
      <w:tabs>
        <w:tab w:val="clear" w:pos="1440"/>
        <w:tab w:val="left" w:pos="1170"/>
      </w:tabs>
      <w:spacing w:before="0" w:after="0"/>
      <w:ind w:left="1170"/>
    </w:pPr>
    <w:rPr>
      <w:i/>
    </w:rPr>
  </w:style>
  <w:style w:type="paragraph" w:customStyle="1" w:styleId="RequirementList">
    <w:name w:val="Requirement List"/>
    <w:basedOn w:val="Requirement"/>
    <w:rsid w:val="003C3FAB"/>
    <w:pPr>
      <w:keepNext/>
      <w:tabs>
        <w:tab w:val="clear" w:pos="1440"/>
        <w:tab w:val="num" w:pos="1512"/>
      </w:tabs>
      <w:spacing w:before="0" w:after="20"/>
      <w:ind w:left="1512" w:hanging="360"/>
    </w:pPr>
  </w:style>
  <w:style w:type="paragraph" w:customStyle="1" w:styleId="ESCaption">
    <w:name w:val="ESCaption"/>
    <w:basedOn w:val="a5"/>
    <w:next w:val="ESBody"/>
    <w:link w:val="ESCaptionChar"/>
    <w:rsid w:val="003C3FAB"/>
    <w:pPr>
      <w:keepNext w:val="0"/>
      <w:tabs>
        <w:tab w:val="clear" w:pos="426"/>
        <w:tab w:val="clear" w:pos="567"/>
      </w:tabs>
      <w:adjustRightInd w:val="0"/>
      <w:spacing w:after="480"/>
      <w:ind w:left="1134" w:hanging="1134"/>
    </w:pPr>
    <w:rPr>
      <w:rFonts w:eastAsia="굴림" w:cs="Arial"/>
      <w:b/>
      <w:bCs/>
      <w:szCs w:val="22"/>
      <w:u w:val="none"/>
      <w:lang w:val="en-US"/>
    </w:rPr>
  </w:style>
  <w:style w:type="character" w:customStyle="1" w:styleId="ESCaptionChar">
    <w:name w:val="ESCaption Char"/>
    <w:link w:val="ESCaption"/>
    <w:rsid w:val="003C3FAB"/>
    <w:rPr>
      <w:rFonts w:ascii="Arial" w:eastAsia="굴림" w:hAnsi="Arial" w:cs="Arial"/>
      <w:b/>
      <w:bCs/>
      <w:sz w:val="22"/>
      <w:szCs w:val="22"/>
    </w:rPr>
  </w:style>
  <w:style w:type="paragraph" w:customStyle="1" w:styleId="StyleReqHeadAsian">
    <w:name w:val="Style Req Head + (Asian) 바탕"/>
    <w:basedOn w:val="ReqHead"/>
    <w:link w:val="StyleReqHeadAsianChar"/>
    <w:rsid w:val="003C3FAB"/>
    <w:rPr>
      <w:rFonts w:eastAsia="굴림" w:hAnsi="Arial"/>
      <w:bCs/>
      <w:lang w:val="x-none"/>
    </w:rPr>
  </w:style>
  <w:style w:type="character" w:customStyle="1" w:styleId="StyleReqHeadAsianChar">
    <w:name w:val="Style Req Head + (Asian) 바탕 Char"/>
    <w:link w:val="StyleReqHeadAsian"/>
    <w:rsid w:val="003C3FAB"/>
    <w:rPr>
      <w:rFonts w:ascii="Arial" w:eastAsia="굴림" w:hAnsi="Arial"/>
      <w:b/>
      <w:bCs/>
      <w:sz w:val="22"/>
      <w:szCs w:val="22"/>
      <w:lang w:val="x-none" w:eastAsia="en-US"/>
    </w:rPr>
  </w:style>
  <w:style w:type="paragraph" w:customStyle="1" w:styleId="ReqHead0">
    <w:name w:val="Req Head 반복"/>
    <w:basedOn w:val="ReqHead"/>
    <w:next w:val="ESBody"/>
    <w:rsid w:val="003C3FAB"/>
    <w:pPr>
      <w:numPr>
        <w:numId w:val="0"/>
      </w:numPr>
    </w:pPr>
    <w:rPr>
      <w:lang w:eastAsia="ko-KR"/>
    </w:rPr>
  </w:style>
  <w:style w:type="paragraph" w:customStyle="1" w:styleId="ESSmallTable">
    <w:name w:val="ES Small Table"/>
    <w:basedOn w:val="ESBody"/>
    <w:autoRedefine/>
    <w:rsid w:val="003C3FAB"/>
    <w:pPr>
      <w:snapToGrid w:val="0"/>
      <w:spacing w:before="100" w:beforeAutospacing="1" w:after="100" w:afterAutospacing="1"/>
      <w:jc w:val="center"/>
      <w:textAlignment w:val="center"/>
    </w:pPr>
    <w:rPr>
      <w:rFonts w:eastAsia="맑은 고딕" w:cs="Arial"/>
    </w:rPr>
  </w:style>
  <w:style w:type="paragraph" w:customStyle="1" w:styleId="Body">
    <w:name w:val="Body"/>
    <w:basedOn w:val="a1"/>
    <w:rsid w:val="003C3FAB"/>
    <w:pPr>
      <w:widowControl w:val="0"/>
      <w:wordWrap w:val="0"/>
      <w:autoSpaceDE w:val="0"/>
      <w:autoSpaceDN w:val="0"/>
      <w:adjustRightInd w:val="0"/>
      <w:spacing w:before="120" w:after="120" w:line="259" w:lineRule="auto"/>
      <w:ind w:left="1440"/>
      <w:jc w:val="both"/>
    </w:pPr>
    <w:rPr>
      <w:rFonts w:ascii="Times New Roman" w:eastAsia="바탕" w:hAnsi="Times New Roman" w:cstheme="minorBidi"/>
      <w:kern w:val="0"/>
      <w:sz w:val="24"/>
      <w:szCs w:val="22"/>
      <w:lang w:val="en-GB" w:eastAsia="en-US"/>
    </w:rPr>
  </w:style>
  <w:style w:type="paragraph" w:customStyle="1" w:styleId="Heading5">
    <w:name w:val="Heading5"/>
    <w:basedOn w:val="a1"/>
    <w:autoRedefine/>
    <w:rsid w:val="003C3FAB"/>
    <w:pPr>
      <w:widowControl w:val="0"/>
      <w:wordWrap w:val="0"/>
      <w:autoSpaceDE w:val="0"/>
      <w:autoSpaceDN w:val="0"/>
      <w:adjustRightInd w:val="0"/>
      <w:spacing w:before="240" w:after="60" w:line="259" w:lineRule="auto"/>
      <w:jc w:val="both"/>
    </w:pPr>
    <w:rPr>
      <w:rFonts w:asciiTheme="minorHAnsi" w:eastAsia="바탕" w:hAnsiTheme="minorHAnsi" w:cstheme="minorBidi"/>
      <w:b/>
      <w:kern w:val="0"/>
      <w:sz w:val="32"/>
      <w:szCs w:val="24"/>
      <w:lang w:val="en-GB" w:eastAsia="en-US"/>
    </w:rPr>
  </w:style>
  <w:style w:type="paragraph" w:customStyle="1" w:styleId="ESSmallTable1pt">
    <w:name w:val="스타일 ES Small Table + 굵게 가운데 위쪽: (단일 실선 자동  1 pt 선 두께) 아래쪽: (..."/>
    <w:basedOn w:val="ESSmallTable"/>
    <w:autoRedefine/>
    <w:rsid w:val="003C3FAB"/>
    <w:rPr>
      <w:rFonts w:cs="바탕"/>
      <w:b/>
      <w:szCs w:val="20"/>
    </w:rPr>
  </w:style>
  <w:style w:type="paragraph" w:customStyle="1" w:styleId="ESNormalTable">
    <w:name w:val="ES Normal Table"/>
    <w:basedOn w:val="ESSmallTable"/>
    <w:next w:val="ESBody"/>
    <w:rsid w:val="003C3FAB"/>
    <w:pPr>
      <w:spacing w:beforeAutospacing="0" w:afterAutospacing="0" w:line="240" w:lineRule="atLeast"/>
    </w:pPr>
  </w:style>
  <w:style w:type="paragraph" w:customStyle="1" w:styleId="UnordList">
    <w:name w:val="Unord List"/>
    <w:basedOn w:val="a1"/>
    <w:rsid w:val="003C3FAB"/>
    <w:pPr>
      <w:widowControl w:val="0"/>
      <w:numPr>
        <w:numId w:val="16"/>
      </w:numPr>
      <w:wordWrap w:val="0"/>
      <w:autoSpaceDE w:val="0"/>
      <w:autoSpaceDN w:val="0"/>
      <w:adjustRightInd w:val="0"/>
      <w:spacing w:before="40" w:after="40" w:line="259" w:lineRule="auto"/>
      <w:jc w:val="both"/>
    </w:pPr>
    <w:rPr>
      <w:rFonts w:asciiTheme="minorHAnsi" w:eastAsia="굴림체" w:hAnsiTheme="minorHAnsi" w:cstheme="minorBidi"/>
      <w:kern w:val="0"/>
      <w:sz w:val="20"/>
      <w:szCs w:val="22"/>
    </w:rPr>
  </w:style>
  <w:style w:type="character" w:customStyle="1" w:styleId="ESBodyChar">
    <w:name w:val="ES Body Char"/>
    <w:link w:val="ESBody"/>
    <w:rsid w:val="003C3FAB"/>
    <w:rPr>
      <w:rFonts w:ascii="Arial" w:eastAsia="돋움" w:hAnsi="Arial"/>
      <w:sz w:val="22"/>
    </w:rPr>
  </w:style>
  <w:style w:type="paragraph" w:customStyle="1" w:styleId="2c">
    <w:name w:val="목차2"/>
    <w:basedOn w:val="a1"/>
    <w:rsid w:val="003C3FAB"/>
    <w:pPr>
      <w:widowControl w:val="0"/>
      <w:wordWrap w:val="0"/>
      <w:autoSpaceDE w:val="0"/>
      <w:autoSpaceDN w:val="0"/>
      <w:adjustRightInd w:val="0"/>
      <w:spacing w:after="160" w:line="259" w:lineRule="auto"/>
      <w:jc w:val="both"/>
    </w:pPr>
    <w:rPr>
      <w:rFonts w:asciiTheme="minorHAnsi" w:eastAsia="굴림" w:hAnsiTheme="minorHAnsi" w:cstheme="minorBidi"/>
      <w:b/>
      <w:sz w:val="20"/>
      <w:szCs w:val="22"/>
    </w:rPr>
  </w:style>
  <w:style w:type="paragraph" w:customStyle="1" w:styleId="infoblueChar">
    <w:name w:val="infoblue Char"/>
    <w:basedOn w:val="a1"/>
    <w:link w:val="infoblueCharChar"/>
    <w:rsid w:val="003C3FAB"/>
    <w:pPr>
      <w:widowControl w:val="0"/>
      <w:wordWrap w:val="0"/>
      <w:autoSpaceDE w:val="0"/>
      <w:autoSpaceDN w:val="0"/>
      <w:adjustRightInd w:val="0"/>
      <w:spacing w:before="240" w:after="120" w:line="240" w:lineRule="atLeast"/>
      <w:ind w:left="765"/>
      <w:jc w:val="both"/>
    </w:pPr>
    <w:rPr>
      <w:rFonts w:ascii="Times New Roman" w:eastAsia="바탕" w:hAnsi="Times New Roman" w:cstheme="minorBidi"/>
      <w:i/>
      <w:iCs/>
      <w:color w:val="0000FF"/>
      <w:kern w:val="0"/>
      <w:sz w:val="20"/>
      <w:szCs w:val="22"/>
      <w:lang w:val="x-none" w:eastAsia="x-none"/>
    </w:rPr>
  </w:style>
  <w:style w:type="character" w:customStyle="1" w:styleId="infoblueCharChar">
    <w:name w:val="infoblue Char Char"/>
    <w:link w:val="infoblueChar"/>
    <w:rsid w:val="003C3FAB"/>
    <w:rPr>
      <w:i/>
      <w:iCs/>
      <w:color w:val="0000FF"/>
      <w:lang w:val="x-none" w:eastAsia="x-none"/>
    </w:rPr>
  </w:style>
  <w:style w:type="paragraph" w:customStyle="1" w:styleId="Normal-Tab">
    <w:name w:val="Normal-Tab"/>
    <w:basedOn w:val="a1"/>
    <w:next w:val="a1"/>
    <w:rsid w:val="003C3FAB"/>
    <w:pPr>
      <w:keepNext/>
      <w:widowControl w:val="0"/>
      <w:wordWrap w:val="0"/>
      <w:autoSpaceDE w:val="0"/>
      <w:autoSpaceDN w:val="0"/>
      <w:adjustRightInd w:val="0"/>
      <w:spacing w:after="160" w:line="259" w:lineRule="auto"/>
      <w:jc w:val="both"/>
    </w:pPr>
    <w:rPr>
      <w:rFonts w:asciiTheme="minorHAnsi" w:eastAsia="Times New Roman" w:hAnsiTheme="minorHAnsi" w:cstheme="minorBidi"/>
      <w:kern w:val="0"/>
      <w:sz w:val="20"/>
      <w:szCs w:val="22"/>
    </w:rPr>
  </w:style>
  <w:style w:type="paragraph" w:customStyle="1" w:styleId="SPEC">
    <w:name w:val="SPEC"/>
    <w:basedOn w:val="a1"/>
    <w:rsid w:val="003C3FAB"/>
    <w:pPr>
      <w:widowControl w:val="0"/>
      <w:suppressLineNumbers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20"/>
        <w:tab w:val="left" w:pos="8784"/>
        <w:tab w:val="left" w:pos="9216"/>
      </w:tabs>
      <w:wordWrap w:val="0"/>
      <w:autoSpaceDE w:val="0"/>
      <w:autoSpaceDN w:val="0"/>
      <w:adjustRightInd w:val="0"/>
      <w:spacing w:after="240" w:line="312" w:lineRule="atLeast"/>
      <w:jc w:val="both"/>
    </w:pPr>
    <w:rPr>
      <w:rFonts w:ascii="Times New Roman" w:eastAsia="Times New Roman" w:hAnsi="Times New Roman" w:cstheme="minorBidi"/>
      <w:kern w:val="0"/>
      <w:sz w:val="20"/>
      <w:szCs w:val="22"/>
      <w:lang w:val="en-GB"/>
    </w:rPr>
  </w:style>
  <w:style w:type="paragraph" w:customStyle="1" w:styleId="Normalindent">
    <w:name w:val="Normal_indent"/>
    <w:basedOn w:val="a1"/>
    <w:rsid w:val="003C3FAB"/>
    <w:pPr>
      <w:widowControl w:val="0"/>
      <w:tabs>
        <w:tab w:val="num" w:pos="360"/>
      </w:tabs>
      <w:wordWrap w:val="0"/>
      <w:autoSpaceDE w:val="0"/>
      <w:autoSpaceDN w:val="0"/>
      <w:adjustRightInd w:val="0"/>
      <w:spacing w:after="160" w:line="259" w:lineRule="auto"/>
      <w:ind w:left="360" w:hanging="360"/>
      <w:jc w:val="both"/>
    </w:pPr>
    <w:rPr>
      <w:rFonts w:ascii="Helvetica" w:eastAsia="Times New Roman" w:hAnsi="Helvetica" w:cstheme="minorBidi"/>
      <w:kern w:val="0"/>
      <w:sz w:val="20"/>
      <w:szCs w:val="22"/>
      <w:lang w:val="en-GB"/>
    </w:rPr>
  </w:style>
  <w:style w:type="paragraph" w:customStyle="1" w:styleId="Normalblue">
    <w:name w:val="Normal_blue"/>
    <w:basedOn w:val="a1"/>
    <w:rsid w:val="003C3FAB"/>
    <w:pPr>
      <w:widowControl w:val="0"/>
      <w:wordWrap w:val="0"/>
      <w:autoSpaceDE w:val="0"/>
      <w:autoSpaceDN w:val="0"/>
      <w:adjustRightInd w:val="0"/>
      <w:spacing w:after="160" w:line="259" w:lineRule="auto"/>
      <w:jc w:val="both"/>
    </w:pPr>
    <w:rPr>
      <w:rFonts w:ascii="Times New Roman" w:eastAsia="Times New Roman" w:hAnsi="Times New Roman" w:cstheme="minorBidi"/>
      <w:color w:val="0000FF"/>
      <w:kern w:val="0"/>
      <w:sz w:val="20"/>
      <w:szCs w:val="22"/>
      <w:lang w:eastAsia="en-US"/>
    </w:rPr>
  </w:style>
  <w:style w:type="character" w:styleId="afff9">
    <w:name w:val="Emphasis"/>
    <w:uiPriority w:val="20"/>
    <w:qFormat/>
    <w:rsid w:val="003C3FAB"/>
    <w:rPr>
      <w:i/>
      <w:iCs/>
    </w:rPr>
  </w:style>
  <w:style w:type="character" w:styleId="HTML1">
    <w:name w:val="HTML Typewriter"/>
    <w:rsid w:val="003C3FAB"/>
    <w:rPr>
      <w:rFonts w:ascii="Courier New" w:eastAsia="바탕" w:hAnsi="Courier New" w:cs="Courier New"/>
      <w:sz w:val="20"/>
      <w:szCs w:val="20"/>
    </w:rPr>
  </w:style>
  <w:style w:type="character" w:customStyle="1" w:styleId="mw-headline">
    <w:name w:val="mw-headline"/>
    <w:rsid w:val="003C3FAB"/>
  </w:style>
  <w:style w:type="character" w:customStyle="1" w:styleId="bold">
    <w:name w:val="bold"/>
    <w:rsid w:val="003C3FAB"/>
  </w:style>
  <w:style w:type="character" w:customStyle="1" w:styleId="hps">
    <w:name w:val="hps"/>
    <w:rsid w:val="003C3FAB"/>
  </w:style>
  <w:style w:type="character" w:customStyle="1" w:styleId="shorttext">
    <w:name w:val="short_text"/>
    <w:rsid w:val="003C3FAB"/>
  </w:style>
  <w:style w:type="character" w:customStyle="1" w:styleId="tgc">
    <w:name w:val="_tgc"/>
    <w:rsid w:val="003C3FAB"/>
  </w:style>
  <w:style w:type="character" w:customStyle="1" w:styleId="st1">
    <w:name w:val="st1"/>
    <w:rsid w:val="003C3FAB"/>
  </w:style>
  <w:style w:type="character" w:customStyle="1" w:styleId="Charf8">
    <w:name w:val="바탕글 Char"/>
    <w:link w:val="afff6"/>
    <w:rsid w:val="003C3FAB"/>
    <w:rPr>
      <w:rFonts w:ascii="바탕체" w:eastAsia="바탕체"/>
      <w:color w:val="000000"/>
    </w:rPr>
  </w:style>
  <w:style w:type="paragraph" w:customStyle="1" w:styleId="C-H-1">
    <w:name w:val="C-H-1"/>
    <w:basedOn w:val="8"/>
    <w:next w:val="a1"/>
    <w:link w:val="C-H-1Char"/>
    <w:qFormat/>
    <w:rsid w:val="00EC282E"/>
    <w:pPr>
      <w:keepNext/>
      <w:widowControl w:val="0"/>
      <w:numPr>
        <w:ilvl w:val="0"/>
        <w:numId w:val="18"/>
      </w:numPr>
      <w:autoSpaceDE w:val="0"/>
      <w:autoSpaceDN w:val="0"/>
      <w:spacing w:before="0" w:after="200" w:line="276" w:lineRule="auto"/>
      <w:outlineLvl w:val="3"/>
    </w:pPr>
    <w:rPr>
      <w:rFonts w:ascii="굴림" w:eastAsia="굴림" w:hAnsi="굴림" w:cs="현대하모니 L"/>
      <w:i w:val="0"/>
      <w:color w:val="000000"/>
      <w:kern w:val="2"/>
      <w:szCs w:val="22"/>
      <w:lang w:val="en-US"/>
    </w:rPr>
  </w:style>
  <w:style w:type="character" w:customStyle="1" w:styleId="C-H-1Char">
    <w:name w:val="C-H-1 Char"/>
    <w:link w:val="C-H-1"/>
    <w:rsid w:val="00EC282E"/>
    <w:rPr>
      <w:rFonts w:ascii="굴림" w:eastAsia="굴림" w:hAnsi="굴림" w:cs="현대하모니 L"/>
      <w:color w:val="000000"/>
      <w:kern w:val="2"/>
      <w:sz w:val="22"/>
      <w:szCs w:val="22"/>
    </w:rPr>
  </w:style>
  <w:style w:type="table" w:styleId="afffa">
    <w:name w:val="Light Grid"/>
    <w:basedOn w:val="a3"/>
    <w:uiPriority w:val="62"/>
    <w:rsid w:val="00F30082"/>
    <w:pPr>
      <w:jc w:val="both"/>
    </w:pPr>
    <w:rPr>
      <w:rFonts w:ascii="맑은 고딕" w:eastAsia="맑은 고딕" w:hAnsi="맑은 고딕"/>
      <w:kern w:val="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맑은 고딕" w:eastAsia="맑은 고딕" w:hAnsi="맑은 고딕" w:cs="Times New Roman"/>
        <w:b/>
        <w:bCs/>
      </w:rPr>
    </w:tblStylePr>
    <w:tblStylePr w:type="lastCol"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2d">
    <w:name w:val="목록 단락2"/>
    <w:basedOn w:val="afff0"/>
    <w:rsid w:val="00F30082"/>
    <w:pPr>
      <w:widowControl w:val="0"/>
      <w:spacing w:after="200" w:line="360" w:lineRule="auto"/>
      <w:ind w:leftChars="0" w:left="907" w:hanging="340"/>
      <w:jc w:val="both"/>
    </w:pPr>
    <w:rPr>
      <w:rFonts w:ascii="현대하모니 L" w:eastAsia="현대하모니 L" w:hAnsi="Wingdings" w:cs="현대하모니 L"/>
      <w:sz w:val="22"/>
      <w:szCs w:val="20"/>
    </w:rPr>
  </w:style>
  <w:style w:type="paragraph" w:customStyle="1" w:styleId="AppendixStyle1">
    <w:name w:val="Appendix Style1"/>
    <w:basedOn w:val="a1"/>
    <w:link w:val="AppendixStyle1Char"/>
    <w:rsid w:val="00F30082"/>
    <w:pPr>
      <w:widowControl w:val="0"/>
      <w:numPr>
        <w:ilvl w:val="1"/>
        <w:numId w:val="19"/>
      </w:numPr>
      <w:wordWrap w:val="0"/>
      <w:autoSpaceDE w:val="0"/>
      <w:autoSpaceDN w:val="0"/>
      <w:spacing w:after="60" w:line="276" w:lineRule="auto"/>
      <w:jc w:val="both"/>
      <w:outlineLvl w:val="1"/>
    </w:pPr>
    <w:rPr>
      <w:rFonts w:ascii="현대하모니 L" w:eastAsia="현대하모니 L" w:hAnsi="현대하모니 L" w:cstheme="minorBidi"/>
      <w:sz w:val="24"/>
      <w:szCs w:val="24"/>
    </w:rPr>
  </w:style>
  <w:style w:type="paragraph" w:customStyle="1" w:styleId="AppendixStyle2">
    <w:name w:val="Appendix Style2"/>
    <w:basedOn w:val="a1"/>
    <w:link w:val="AppendixStyle2Char"/>
    <w:rsid w:val="00F30082"/>
    <w:pPr>
      <w:widowControl w:val="0"/>
      <w:numPr>
        <w:ilvl w:val="2"/>
        <w:numId w:val="19"/>
      </w:numPr>
      <w:wordWrap w:val="0"/>
      <w:autoSpaceDE w:val="0"/>
      <w:autoSpaceDN w:val="0"/>
      <w:spacing w:after="60" w:line="276" w:lineRule="auto"/>
      <w:jc w:val="both"/>
      <w:outlineLvl w:val="1"/>
    </w:pPr>
    <w:rPr>
      <w:rFonts w:ascii="현대하모니 L" w:eastAsia="현대하모니 L" w:hAnsi="현대하모니 L" w:cstheme="minorBidi"/>
      <w:sz w:val="24"/>
      <w:szCs w:val="24"/>
    </w:rPr>
  </w:style>
  <w:style w:type="character" w:customStyle="1" w:styleId="AppendixStyle1Char">
    <w:name w:val="Appendix Style1 Char"/>
    <w:link w:val="AppendixStyle1"/>
    <w:rsid w:val="00F30082"/>
    <w:rPr>
      <w:rFonts w:ascii="현대하모니 L" w:eastAsia="현대하모니 L" w:hAnsi="현대하모니 L"/>
      <w:kern w:val="2"/>
      <w:sz w:val="24"/>
      <w:szCs w:val="24"/>
    </w:rPr>
  </w:style>
  <w:style w:type="paragraph" w:customStyle="1" w:styleId="AppendixStyle3">
    <w:name w:val="Appendix Style3"/>
    <w:basedOn w:val="a1"/>
    <w:link w:val="AppendixStyle3Char"/>
    <w:rsid w:val="00F30082"/>
    <w:pPr>
      <w:widowControl w:val="0"/>
      <w:numPr>
        <w:ilvl w:val="3"/>
        <w:numId w:val="19"/>
      </w:numPr>
      <w:wordWrap w:val="0"/>
      <w:autoSpaceDE w:val="0"/>
      <w:autoSpaceDN w:val="0"/>
      <w:spacing w:after="200" w:line="259" w:lineRule="auto"/>
      <w:jc w:val="both"/>
    </w:pPr>
    <w:rPr>
      <w:rFonts w:ascii="현대하모니 L" w:eastAsia="현대하모니 L" w:hAnsi="현대하모니 L" w:cstheme="minorBidi"/>
      <w:sz w:val="20"/>
      <w:szCs w:val="22"/>
    </w:rPr>
  </w:style>
  <w:style w:type="character" w:customStyle="1" w:styleId="AppendixStyle2Char">
    <w:name w:val="Appendix Style2 Char"/>
    <w:link w:val="AppendixStyle2"/>
    <w:rsid w:val="00F30082"/>
    <w:rPr>
      <w:rFonts w:ascii="현대하모니 L" w:eastAsia="현대하모니 L" w:hAnsi="현대하모니 L"/>
      <w:kern w:val="2"/>
      <w:sz w:val="24"/>
      <w:szCs w:val="24"/>
    </w:rPr>
  </w:style>
  <w:style w:type="paragraph" w:customStyle="1" w:styleId="AppendixStyle">
    <w:name w:val="Appendix Style"/>
    <w:basedOn w:val="a1"/>
    <w:link w:val="AppendixStyleChar"/>
    <w:rsid w:val="00F30082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현대하모니 L" w:eastAsia="현대하모니 L" w:hAnsi="현대하모니 L" w:cs="현대하모니 L"/>
      <w:b/>
      <w:sz w:val="28"/>
      <w:szCs w:val="28"/>
    </w:rPr>
  </w:style>
  <w:style w:type="character" w:customStyle="1" w:styleId="AppendixStyle3Char">
    <w:name w:val="Appendix Style3 Char"/>
    <w:link w:val="AppendixStyle3"/>
    <w:rsid w:val="00F30082"/>
    <w:rPr>
      <w:rFonts w:ascii="현대하모니 L" w:eastAsia="현대하모니 L" w:hAnsi="현대하모니 L"/>
      <w:kern w:val="2"/>
      <w:szCs w:val="22"/>
    </w:rPr>
  </w:style>
  <w:style w:type="character" w:customStyle="1" w:styleId="AppendixStyleChar">
    <w:name w:val="Appendix Style Char"/>
    <w:link w:val="AppendixStyle"/>
    <w:rsid w:val="00F30082"/>
    <w:rPr>
      <w:rFonts w:ascii="현대하모니 L" w:eastAsia="현대하모니 L" w:hAnsi="현대하모니 L" w:cs="현대하모니 L"/>
      <w:b/>
      <w:kern w:val="2"/>
      <w:sz w:val="28"/>
      <w:szCs w:val="28"/>
    </w:rPr>
  </w:style>
  <w:style w:type="table" w:customStyle="1" w:styleId="17">
    <w:name w:val="표 구분선1"/>
    <w:basedOn w:val="a3"/>
    <w:next w:val="affb"/>
    <w:uiPriority w:val="59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연한 눈금1"/>
    <w:basedOn w:val="a3"/>
    <w:next w:val="afffa"/>
    <w:uiPriority w:val="62"/>
    <w:rsid w:val="00F30082"/>
    <w:pPr>
      <w:jc w:val="both"/>
    </w:pPr>
    <w:rPr>
      <w:rFonts w:ascii="맑은 고딕" w:eastAsia="맑은 고딕" w:hAnsi="맑은 고딕"/>
      <w:kern w:val="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맑은 고딕" w:eastAsia="맑은 고딕" w:hAnsi="맑은 고딕" w:cs="Times New Roman"/>
        <w:b/>
        <w:bCs/>
      </w:rPr>
    </w:tblStylePr>
    <w:tblStylePr w:type="lastCol"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2e">
    <w:name w:val="표 구분선2"/>
    <w:basedOn w:val="a3"/>
    <w:next w:val="affb"/>
    <w:uiPriority w:val="59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표 구분선3"/>
    <w:basedOn w:val="a3"/>
    <w:next w:val="affb"/>
    <w:uiPriority w:val="59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8">
    <w:name w:val="표 구분선4"/>
    <w:basedOn w:val="a3"/>
    <w:next w:val="affb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b">
    <w:name w:val="Table Theme"/>
    <w:basedOn w:val="a3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표 구분선5"/>
    <w:basedOn w:val="a3"/>
    <w:next w:val="affb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표 구분선6"/>
    <w:basedOn w:val="a3"/>
    <w:next w:val="affb"/>
    <w:rsid w:val="00F30082"/>
    <w:pPr>
      <w:widowControl w:val="0"/>
      <w:adjustRightInd w:val="0"/>
      <w:snapToGrid w:val="0"/>
      <w:spacing w:line="360" w:lineRule="atLeast"/>
      <w:textAlignment w:val="baseline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">
    <w:name w:val="표 구분선7"/>
    <w:basedOn w:val="a3"/>
    <w:next w:val="affb"/>
    <w:rsid w:val="00F30082"/>
    <w:pPr>
      <w:jc w:val="both"/>
    </w:pPr>
    <w:rPr>
      <w:rFonts w:ascii="현대하모니 L" w:eastAsia="현대하모니 L" w:hAnsi="현대하모니 L" w:cs="바탕"/>
      <w:color w:val="000000"/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pendix">
    <w:name w:val="appendix"/>
    <w:basedOn w:val="a1"/>
    <w:link w:val="appendixChar"/>
    <w:qFormat/>
    <w:rsid w:val="00F30082"/>
    <w:pPr>
      <w:autoSpaceDE w:val="0"/>
      <w:autoSpaceDN w:val="0"/>
      <w:spacing w:after="240" w:line="300" w:lineRule="auto"/>
      <w:ind w:leftChars="300" w:left="300" w:rightChars="300" w:right="300"/>
      <w:mirrorIndents/>
      <w:jc w:val="both"/>
    </w:pPr>
    <w:rPr>
      <w:rFonts w:ascii="현대하모니 L" w:eastAsia="현대하모니 L" w:hAnsi="현대하모니 L" w:cs="현대하모니 L"/>
      <w:sz w:val="20"/>
      <w:szCs w:val="22"/>
    </w:rPr>
  </w:style>
  <w:style w:type="character" w:customStyle="1" w:styleId="appendixChar">
    <w:name w:val="appendix Char"/>
    <w:link w:val="appendix"/>
    <w:rsid w:val="00F30082"/>
    <w:rPr>
      <w:rFonts w:ascii="현대하모니 L" w:eastAsia="현대하모니 L" w:hAnsi="현대하모니 L" w:cs="현대하모니 L"/>
      <w:kern w:val="2"/>
      <w:szCs w:val="22"/>
    </w:rPr>
  </w:style>
  <w:style w:type="paragraph" w:customStyle="1" w:styleId="C-S-1">
    <w:name w:val="C-S-1"/>
    <w:basedOn w:val="8"/>
    <w:link w:val="C-S-1Char"/>
    <w:qFormat/>
    <w:rsid w:val="00206FFE"/>
    <w:pPr>
      <w:keepNext/>
      <w:widowControl w:val="0"/>
      <w:numPr>
        <w:ilvl w:val="0"/>
        <w:numId w:val="21"/>
      </w:numPr>
      <w:autoSpaceDE w:val="0"/>
      <w:autoSpaceDN w:val="0"/>
      <w:spacing w:before="0" w:after="200" w:line="276" w:lineRule="auto"/>
      <w:ind w:leftChars="200" w:left="948" w:hangingChars="231" w:hanging="508"/>
      <w:outlineLvl w:val="3"/>
    </w:pPr>
    <w:rPr>
      <w:rFonts w:ascii="굴림" w:eastAsia="굴림" w:hAnsi="굴림" w:cs="현대하모니 L"/>
      <w:i w:val="0"/>
      <w:kern w:val="2"/>
      <w:szCs w:val="22"/>
      <w:lang w:val="en-US"/>
    </w:rPr>
  </w:style>
  <w:style w:type="paragraph" w:customStyle="1" w:styleId="C-C-1">
    <w:name w:val="C-C-1"/>
    <w:basedOn w:val="8"/>
    <w:link w:val="C-C-1Char"/>
    <w:qFormat/>
    <w:rsid w:val="00761471"/>
    <w:pPr>
      <w:keepNext/>
      <w:widowControl w:val="0"/>
      <w:numPr>
        <w:ilvl w:val="0"/>
        <w:numId w:val="20"/>
      </w:numPr>
      <w:autoSpaceDE w:val="0"/>
      <w:autoSpaceDN w:val="0"/>
      <w:spacing w:before="0" w:after="200" w:line="276" w:lineRule="auto"/>
      <w:ind w:leftChars="200" w:left="948" w:hangingChars="231" w:hanging="508"/>
      <w:outlineLvl w:val="3"/>
    </w:pPr>
    <w:rPr>
      <w:rFonts w:ascii="굴림" w:eastAsia="굴림" w:hAnsi="굴림" w:cs="현대하모니 L"/>
      <w:i w:val="0"/>
      <w:kern w:val="2"/>
      <w:szCs w:val="22"/>
      <w:lang w:val="en-US"/>
    </w:rPr>
  </w:style>
  <w:style w:type="character" w:customStyle="1" w:styleId="C-S-1Char">
    <w:name w:val="C-S-1 Char"/>
    <w:link w:val="C-S-1"/>
    <w:rsid w:val="00206FFE"/>
    <w:rPr>
      <w:rFonts w:ascii="굴림" w:eastAsia="굴림" w:hAnsi="굴림" w:cs="현대하모니 L"/>
      <w:kern w:val="2"/>
      <w:sz w:val="22"/>
      <w:szCs w:val="22"/>
    </w:rPr>
  </w:style>
  <w:style w:type="character" w:customStyle="1" w:styleId="C-C-1Char">
    <w:name w:val="C-C-1 Char"/>
    <w:link w:val="C-C-1"/>
    <w:rsid w:val="00761471"/>
    <w:rPr>
      <w:rFonts w:ascii="굴림" w:eastAsia="굴림" w:hAnsi="굴림" w:cs="현대하모니 L"/>
      <w:kern w:val="2"/>
      <w:sz w:val="22"/>
      <w:szCs w:val="22"/>
    </w:rPr>
  </w:style>
  <w:style w:type="paragraph" w:customStyle="1" w:styleId="60">
    <w:name w:val="스타일6"/>
    <w:basedOn w:val="7"/>
    <w:link w:val="6Char0"/>
    <w:qFormat/>
    <w:rsid w:val="00411080"/>
    <w:pPr>
      <w:keepNext/>
      <w:widowControl w:val="0"/>
      <w:numPr>
        <w:ilvl w:val="0"/>
        <w:numId w:val="25"/>
      </w:numPr>
      <w:autoSpaceDE w:val="0"/>
      <w:autoSpaceDN w:val="0"/>
      <w:spacing w:before="0" w:after="200" w:line="276" w:lineRule="auto"/>
      <w:ind w:leftChars="200" w:left="948" w:hangingChars="231" w:hanging="508"/>
      <w:outlineLvl w:val="3"/>
    </w:pPr>
    <w:rPr>
      <w:rFonts w:ascii="굴림" w:eastAsia="굴림" w:hAnsi="굴림" w:cs="현대하모니 L"/>
      <w:kern w:val="2"/>
      <w:szCs w:val="22"/>
      <w:lang w:val="en-US"/>
    </w:rPr>
  </w:style>
  <w:style w:type="character" w:customStyle="1" w:styleId="6Char0">
    <w:name w:val="스타일6 Char"/>
    <w:link w:val="60"/>
    <w:rsid w:val="00411080"/>
    <w:rPr>
      <w:rFonts w:ascii="굴림" w:eastAsia="굴림" w:hAnsi="굴림" w:cs="현대하모니 L"/>
      <w:kern w:val="2"/>
      <w:sz w:val="22"/>
      <w:szCs w:val="22"/>
    </w:rPr>
  </w:style>
  <w:style w:type="paragraph" w:customStyle="1" w:styleId="R-H-1">
    <w:name w:val="[R-H-1]"/>
    <w:basedOn w:val="57"/>
    <w:link w:val="R-H-1Char"/>
    <w:qFormat/>
    <w:rsid w:val="00A2561B"/>
    <w:pPr>
      <w:keepNext/>
      <w:widowControl w:val="0"/>
      <w:numPr>
        <w:numId w:val="22"/>
      </w:numPr>
      <w:overflowPunct/>
      <w:adjustRightInd/>
      <w:snapToGrid/>
      <w:spacing w:after="200" w:line="276" w:lineRule="auto"/>
      <w:ind w:rightChars="0" w:right="0"/>
      <w:textAlignment w:val="auto"/>
      <w:outlineLvl w:val="3"/>
    </w:pPr>
    <w:rPr>
      <w:rFonts w:ascii="굴림" w:eastAsia="굴림" w:hAnsi="굴림" w:cs="현대하모니 L"/>
      <w:sz w:val="22"/>
      <w:szCs w:val="22"/>
    </w:rPr>
  </w:style>
  <w:style w:type="paragraph" w:customStyle="1" w:styleId="R-S-10">
    <w:name w:val="[R-S-1]"/>
    <w:basedOn w:val="R-H-1"/>
    <w:link w:val="R-S-1Char"/>
    <w:rsid w:val="00A2561B"/>
    <w:pPr>
      <w:ind w:leftChars="200" w:left="431" w:hangingChars="231" w:hanging="231"/>
    </w:pPr>
  </w:style>
  <w:style w:type="character" w:customStyle="1" w:styleId="R-H-1Char">
    <w:name w:val="[R-H-1] Char"/>
    <w:link w:val="R-H-1"/>
    <w:rsid w:val="00A2561B"/>
    <w:rPr>
      <w:rFonts w:ascii="굴림" w:eastAsia="굴림" w:hAnsi="굴림" w:cs="현대하모니 L"/>
      <w:kern w:val="2"/>
      <w:sz w:val="22"/>
      <w:szCs w:val="22"/>
    </w:rPr>
  </w:style>
  <w:style w:type="paragraph" w:customStyle="1" w:styleId="R-S-1">
    <w:name w:val="R-S-1"/>
    <w:basedOn w:val="R-S-10"/>
    <w:link w:val="R-S-1Char0"/>
    <w:qFormat/>
    <w:rsid w:val="00651429"/>
    <w:pPr>
      <w:numPr>
        <w:numId w:val="23"/>
      </w:numPr>
    </w:pPr>
  </w:style>
  <w:style w:type="character" w:customStyle="1" w:styleId="R-S-1Char">
    <w:name w:val="[R-S-1] Char"/>
    <w:basedOn w:val="R-H-1Char"/>
    <w:link w:val="R-S-10"/>
    <w:rsid w:val="00A2561B"/>
    <w:rPr>
      <w:rFonts w:ascii="굴림" w:eastAsia="굴림" w:hAnsi="굴림" w:cs="현대하모니 L"/>
      <w:kern w:val="2"/>
      <w:sz w:val="22"/>
      <w:szCs w:val="22"/>
    </w:rPr>
  </w:style>
  <w:style w:type="paragraph" w:customStyle="1" w:styleId="R-C-1">
    <w:name w:val="[R-C-1]"/>
    <w:basedOn w:val="57"/>
    <w:link w:val="R-C-1Char"/>
    <w:qFormat/>
    <w:rsid w:val="009A143D"/>
    <w:pPr>
      <w:keepNext/>
      <w:widowControl w:val="0"/>
      <w:numPr>
        <w:numId w:val="24"/>
      </w:numPr>
      <w:overflowPunct/>
      <w:adjustRightInd/>
      <w:snapToGrid/>
      <w:spacing w:after="200" w:line="276" w:lineRule="auto"/>
      <w:ind w:rightChars="0" w:right="0"/>
      <w:textAlignment w:val="auto"/>
      <w:outlineLvl w:val="3"/>
    </w:pPr>
    <w:rPr>
      <w:rFonts w:ascii="굴림" w:eastAsia="굴림" w:hAnsi="굴림" w:cs="굴림"/>
      <w:sz w:val="22"/>
      <w:szCs w:val="22"/>
    </w:rPr>
  </w:style>
  <w:style w:type="character" w:customStyle="1" w:styleId="R-S-1Char0">
    <w:name w:val="R-S-1 Char"/>
    <w:basedOn w:val="R-S-1Char"/>
    <w:link w:val="R-S-1"/>
    <w:rsid w:val="00651429"/>
    <w:rPr>
      <w:rFonts w:ascii="굴림" w:eastAsia="굴림" w:hAnsi="굴림" w:cs="현대하모니 L"/>
      <w:kern w:val="2"/>
      <w:sz w:val="22"/>
      <w:szCs w:val="22"/>
    </w:rPr>
  </w:style>
  <w:style w:type="character" w:customStyle="1" w:styleId="R-C-1Char">
    <w:name w:val="[R-C-1] Char"/>
    <w:link w:val="R-C-1"/>
    <w:rsid w:val="009A143D"/>
    <w:rPr>
      <w:rFonts w:ascii="굴림" w:eastAsia="굴림" w:hAnsi="굴림" w:cs="굴림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7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2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8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358831">
                              <w:marLeft w:val="2700"/>
                              <w:marRight w:val="37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0399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1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40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4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2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9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8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8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9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09D6A0-9368-483C-9B14-4CBAA7CB0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Diagnostic Communication on CAN Spec 2nd Draft of 1st revision</vt:lpstr>
    </vt:vector>
  </TitlesOfParts>
  <Company>Microsoft</Company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Diagnostic Communication on CAN Spec 2nd Draft of 1st revision</dc:title>
  <dc:subject/>
  <dc:creator>Wonsik Jang, Powertrain Electronics HMC R&amp;D</dc:creator>
  <cp:keywords/>
  <cp:lastModifiedBy>Windows 사용자</cp:lastModifiedBy>
  <cp:revision>11</cp:revision>
  <cp:lastPrinted>2020-10-11T23:02:00Z</cp:lastPrinted>
  <dcterms:created xsi:type="dcterms:W3CDTF">2024-12-06T07:00:00Z</dcterms:created>
  <dcterms:modified xsi:type="dcterms:W3CDTF">2025-03-26T04:23:00Z</dcterms:modified>
</cp:coreProperties>
</file>